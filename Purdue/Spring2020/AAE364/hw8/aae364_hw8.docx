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00175C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00175C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00175C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00175C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7909B8E3" w:rsidR="00A43BD3" w:rsidRPr="0000175C" w:rsidRDefault="00D33D6D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00175C">
            <w:rPr>
              <w:rFonts w:ascii="inherit" w:hAnsi="inherit" w:cstheme="minorHAnsi"/>
              <w:sz w:val="44"/>
              <w:szCs w:val="44"/>
            </w:rPr>
            <w:t>AAE 364: Control Systems Analysis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2699D444" w:rsidR="00A43BD3" w:rsidRPr="0000175C" w:rsidRDefault="00D33D6D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00175C">
            <w:rPr>
              <w:rFonts w:ascii="inherit" w:hAnsi="inherit" w:cstheme="minorHAnsi"/>
              <w:sz w:val="32"/>
              <w:szCs w:val="32"/>
            </w:rPr>
            <w:t>HW8: Controller Design and Root Locus Anaylsis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340369CB4D3D453B9B189D42967FD39B"/>
        </w:placeholder>
      </w:sdtPr>
      <w:sdtEndPr/>
      <w:sdtContent>
        <w:p w14:paraId="0C4FFF06" w14:textId="7853C4EB" w:rsidR="00A43BD3" w:rsidRPr="0000175C" w:rsidRDefault="00D33D6D" w:rsidP="00A43BD3">
          <w:pPr>
            <w:jc w:val="center"/>
            <w:rPr>
              <w:rFonts w:ascii="inherit" w:hAnsi="inherit"/>
            </w:rPr>
          </w:pPr>
          <w:r w:rsidRPr="0000175C">
            <w:rPr>
              <w:rFonts w:ascii="inherit" w:hAnsi="inherit"/>
            </w:rPr>
            <w:t>Dr. Sun</w:t>
          </w:r>
        </w:p>
      </w:sdtContent>
    </w:sdt>
    <w:p w14:paraId="73F7316A" w14:textId="39D5DED0" w:rsidR="00A43BD3" w:rsidRPr="0000175C" w:rsidRDefault="00A43BD3" w:rsidP="00A43BD3">
      <w:pPr>
        <w:jc w:val="center"/>
        <w:rPr>
          <w:rFonts w:ascii="inherit" w:hAnsi="inherit"/>
        </w:rPr>
      </w:pPr>
    </w:p>
    <w:p w14:paraId="5CD1A794" w14:textId="267CE3B6" w:rsidR="009A02B2" w:rsidRPr="0000175C" w:rsidRDefault="009A02B2" w:rsidP="00A43BD3">
      <w:pPr>
        <w:jc w:val="center"/>
        <w:rPr>
          <w:rFonts w:ascii="inherit" w:hAnsi="inherit"/>
        </w:rPr>
      </w:pPr>
    </w:p>
    <w:p w14:paraId="203873BE" w14:textId="070B5717" w:rsidR="008253B4" w:rsidRPr="0000175C" w:rsidRDefault="008253B4" w:rsidP="00A43BD3">
      <w:pPr>
        <w:jc w:val="center"/>
        <w:rPr>
          <w:rFonts w:ascii="inherit" w:hAnsi="inherit"/>
        </w:rPr>
      </w:pPr>
    </w:p>
    <w:p w14:paraId="5918B84A" w14:textId="2462CBCC" w:rsidR="008253B4" w:rsidRPr="0000175C" w:rsidRDefault="008253B4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</w:rPr>
        <w:id w:val="2038148159"/>
        <w:placeholder>
          <w:docPart w:val="9F3F9AF19A774424A279BB7D67160EEC"/>
        </w:placeholder>
      </w:sdtPr>
      <w:sdtEndPr/>
      <w:sdtContent>
        <w:p w14:paraId="7D310D93" w14:textId="33393A8A" w:rsidR="008253B4" w:rsidRPr="0000175C" w:rsidRDefault="008253B4" w:rsidP="00A43BD3">
          <w:pPr>
            <w:jc w:val="center"/>
            <w:rPr>
              <w:rFonts w:ascii="inherit" w:hAnsi="inherit"/>
            </w:rPr>
          </w:pPr>
          <w:r w:rsidRPr="0000175C">
            <w:rPr>
              <w:rFonts w:ascii="inherit" w:hAnsi="inherit"/>
            </w:rPr>
            <w:t>School of Aeronautical &amp; Astronautical Engineering</w:t>
          </w:r>
        </w:p>
      </w:sdtContent>
    </w:sdt>
    <w:sdt>
      <w:sdtPr>
        <w:rPr>
          <w:rFonts w:ascii="inherit" w:hAnsi="inherit"/>
        </w:rPr>
        <w:id w:val="-399828973"/>
        <w:placeholder>
          <w:docPart w:val="DefaultPlaceholder_-1854013440"/>
        </w:placeholder>
      </w:sdtPr>
      <w:sdtEndPr/>
      <w:sdtContent>
        <w:p w14:paraId="5C9F87AD" w14:textId="2DF8255F" w:rsidR="008253B4" w:rsidRPr="0000175C" w:rsidRDefault="008253B4" w:rsidP="00A43BD3">
          <w:pPr>
            <w:jc w:val="center"/>
            <w:rPr>
              <w:rFonts w:ascii="inherit" w:hAnsi="inherit"/>
            </w:rPr>
          </w:pPr>
          <w:r w:rsidRPr="0000175C">
            <w:rPr>
              <w:rFonts w:ascii="inherit" w:hAnsi="inherit"/>
            </w:rPr>
            <w:t>Purdue University</w:t>
          </w:r>
        </w:p>
      </w:sdtContent>
    </w:sdt>
    <w:p w14:paraId="73E32F37" w14:textId="6D97591F" w:rsidR="008253B4" w:rsidRPr="0000175C" w:rsidRDefault="008253B4" w:rsidP="00A43BD3">
      <w:pPr>
        <w:jc w:val="center"/>
        <w:rPr>
          <w:rFonts w:ascii="inherit" w:hAnsi="inherit"/>
        </w:rPr>
      </w:pPr>
    </w:p>
    <w:p w14:paraId="6242FC1C" w14:textId="3ECEB622" w:rsidR="008253B4" w:rsidRPr="0000175C" w:rsidRDefault="008253B4" w:rsidP="00A43BD3">
      <w:pPr>
        <w:jc w:val="center"/>
        <w:rPr>
          <w:rFonts w:ascii="inherit" w:hAnsi="inherit"/>
        </w:rPr>
      </w:pPr>
    </w:p>
    <w:p w14:paraId="1B2E08C6" w14:textId="50136646" w:rsidR="008253B4" w:rsidRPr="0000175C" w:rsidRDefault="008253B4" w:rsidP="00A43BD3">
      <w:pPr>
        <w:jc w:val="center"/>
        <w:rPr>
          <w:rFonts w:ascii="inherit" w:hAnsi="inherit"/>
        </w:rPr>
      </w:pPr>
    </w:p>
    <w:p w14:paraId="13477D2D" w14:textId="77777777" w:rsidR="008253B4" w:rsidRPr="0000175C" w:rsidRDefault="008253B4" w:rsidP="00A43BD3">
      <w:pPr>
        <w:jc w:val="center"/>
        <w:rPr>
          <w:rFonts w:ascii="inherit" w:hAnsi="inherit"/>
        </w:rPr>
      </w:pPr>
    </w:p>
    <w:p w14:paraId="6D2F9E19" w14:textId="3899D07C" w:rsidR="00A43BD3" w:rsidRPr="0000175C" w:rsidRDefault="00A43BD3" w:rsidP="00A43BD3">
      <w:pPr>
        <w:jc w:val="center"/>
        <w:rPr>
          <w:rFonts w:ascii="inherit" w:hAnsi="inherit"/>
        </w:rPr>
      </w:pPr>
    </w:p>
    <w:p w14:paraId="7FDFF42B" w14:textId="77777777" w:rsidR="008253B4" w:rsidRPr="0000175C" w:rsidRDefault="008253B4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00175C" w:rsidRDefault="00F90766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00175C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586CCDE8" w:rsidR="00A43BD3" w:rsidRPr="0000175C" w:rsidRDefault="00D33D6D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00175C">
            <w:rPr>
              <w:rFonts w:ascii="inherit" w:hAnsi="inherit" w:cstheme="minorHAnsi"/>
              <w:sz w:val="32"/>
              <w:szCs w:val="32"/>
            </w:rPr>
            <w:t>Friday March 27</w:t>
          </w:r>
          <w:r w:rsidRPr="0000175C">
            <w:rPr>
              <w:rFonts w:ascii="inherit" w:hAnsi="inherit" w:cstheme="minorHAnsi"/>
              <w:sz w:val="32"/>
              <w:szCs w:val="32"/>
              <w:vertAlign w:val="superscript"/>
            </w:rPr>
            <w:t>th</w:t>
          </w:r>
          <w:r w:rsidRPr="0000175C">
            <w:rPr>
              <w:rFonts w:ascii="inherit" w:hAnsi="inherit" w:cstheme="minorHAnsi"/>
              <w:sz w:val="32"/>
              <w:szCs w:val="32"/>
            </w:rPr>
            <w:t xml:space="preserve"> 2020</w:t>
          </w:r>
        </w:p>
      </w:sdtContent>
    </w:sdt>
    <w:p w14:paraId="0D591A61" w14:textId="12064FB5" w:rsidR="00A43BD3" w:rsidRPr="0000175C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6B6F437C" w:rsidR="00887DE3" w:rsidRPr="0000175C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6B8E415E" w:rsidR="00887DE3" w:rsidRPr="0000175C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B6EAA95" w14:textId="2ED52363" w:rsidR="00AA6DC3" w:rsidRPr="0000175C" w:rsidRDefault="00AA6DC3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41BB5904" w14:textId="53526F2E" w:rsidR="00887DE3" w:rsidRPr="0000175C" w:rsidRDefault="00AA6DC3" w:rsidP="00A43BD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1C8013E0" wp14:editId="33954262">
            <wp:extent cx="5220381" cy="38277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917" cy="38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DB0" w14:textId="75838159" w:rsidR="00AA6DC3" w:rsidRPr="0000175C" w:rsidRDefault="00AA6DC3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09270570" wp14:editId="2105B973">
            <wp:extent cx="5943600" cy="682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39FA" w14:textId="77777777" w:rsidR="00AA6DC3" w:rsidRPr="0000175C" w:rsidRDefault="00AA6DC3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7BA1493C" w14:textId="31DC83AF" w:rsidR="00AA6DC3" w:rsidRPr="0000175C" w:rsidRDefault="00AA6DC3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5DCF51E7" wp14:editId="51740D78">
            <wp:extent cx="5943600" cy="7312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9BF3" w14:textId="77777777" w:rsidR="00AA6DC3" w:rsidRPr="0000175C" w:rsidRDefault="00AA6DC3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5F71F54D" w14:textId="58E25A7F" w:rsidR="00AA6DC3" w:rsidRPr="0000175C" w:rsidRDefault="001F5AC2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B6AE92" wp14:editId="41542195">
            <wp:extent cx="5838825" cy="27241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7073" w14:textId="09ADED9F" w:rsidR="001E13FA" w:rsidRPr="0000175C" w:rsidRDefault="001E13FA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70819406" wp14:editId="17601740">
            <wp:extent cx="5943600" cy="4455795"/>
            <wp:effectExtent l="19050" t="19050" r="1905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35F54" w14:textId="77777777" w:rsidR="00AA6DC3" w:rsidRPr="0000175C" w:rsidRDefault="00AA6DC3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3D7B34E2" w14:textId="14D5D03B" w:rsidR="001E13FA" w:rsidRPr="0000175C" w:rsidRDefault="001E13FA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6866DDB5" wp14:editId="58A7646E">
            <wp:extent cx="5943600" cy="7613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53F" w14:textId="77777777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1D81BA53" w14:textId="579FCCF3" w:rsidR="001E13FA" w:rsidRPr="0000175C" w:rsidRDefault="001E13FA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1592C0D9" wp14:editId="091CB6CD">
            <wp:extent cx="5943600" cy="6589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7938" w14:textId="77777777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10DBB447" w14:textId="13016966" w:rsidR="001E13FA" w:rsidRPr="0000175C" w:rsidRDefault="001E13FA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48308107" wp14:editId="4AB00CB1">
            <wp:extent cx="5943600" cy="445579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52581" w14:textId="77777777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63537020" w14:textId="1FDD1FEA" w:rsidR="001E13FA" w:rsidRPr="0000175C" w:rsidRDefault="001E13FA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1593B3CA" wp14:editId="520232DA">
            <wp:extent cx="5943600" cy="3573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2516" w14:textId="77777777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0E34EFB8" w14:textId="1C12729D" w:rsidR="001E13FA" w:rsidRPr="0000175C" w:rsidRDefault="001E13FA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3EFE4415" wp14:editId="3B86ACA6">
            <wp:extent cx="5858510" cy="82296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0FD" w14:textId="06BD6992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33B28F1F" wp14:editId="53571E69">
            <wp:extent cx="5943600" cy="6417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AA62" w14:textId="77777777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564A9831" w14:textId="05402257" w:rsidR="001E13FA" w:rsidRPr="0000175C" w:rsidRDefault="008D611F">
      <w:pPr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720614" wp14:editId="483AF64F">
            <wp:extent cx="5943600" cy="49891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15A3" w14:textId="77777777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141CDE68" w14:textId="29F6DC92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7E7890EC" wp14:editId="691A9039">
            <wp:extent cx="5943600" cy="4455795"/>
            <wp:effectExtent l="19050" t="19050" r="1905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CCD42" w14:textId="77777777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73DB799F" w14:textId="26AB113C" w:rsidR="001E13FA" w:rsidRPr="0000175C" w:rsidRDefault="001E13FA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73A04ADE" wp14:editId="46BB4B87">
            <wp:extent cx="5943600" cy="2748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04F0" w14:textId="6976CE20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0DCE923F" wp14:editId="029E06DC">
            <wp:extent cx="5943600" cy="413606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0129" cy="414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58D16" w14:textId="0379CB9E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72851305" w14:textId="434ACAA3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4CEA22A2" wp14:editId="6AFD5899">
            <wp:extent cx="5943600" cy="806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AD8D" w14:textId="794BBF19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31F751B0" wp14:editId="0DE8347D">
            <wp:extent cx="5943600" cy="6849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50E" w14:textId="77777777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44EAA86A" w14:textId="1EF24B89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50488123" wp14:editId="785AB3A5">
            <wp:extent cx="5943600" cy="4455795"/>
            <wp:effectExtent l="19050" t="19050" r="19050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39CFF" w14:textId="4AAAC08B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13A97B3A" w14:textId="242832FF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17B94B5F" wp14:editId="216597D7">
            <wp:extent cx="5943600" cy="3155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2D11" w14:textId="77777777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09D3F9F0" w14:textId="13BCC723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06990079" wp14:editId="4BE7FFAD">
            <wp:extent cx="5943600" cy="7593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A45" w14:textId="77777777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5D9AB91F" w14:textId="7937FD46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25823ED9" wp14:editId="6D49EC9C">
            <wp:extent cx="5943600" cy="7605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54A5" w14:textId="77777777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7A3E44BB" w14:textId="68C4BF2C" w:rsidR="00962885" w:rsidRPr="00962885" w:rsidRDefault="00962885" w:rsidP="0096288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00175C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1ECB59BC" wp14:editId="4889C7DA">
            <wp:extent cx="5943600" cy="31978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4FE6" w14:textId="5EE6F80A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5DC6778A" w14:textId="3A399ED7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270BEF26" wp14:editId="0FE24745">
            <wp:extent cx="5857875" cy="8124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765F" w14:textId="3DCE1F02" w:rsidR="00962885" w:rsidRPr="0000175C" w:rsidRDefault="00962885" w:rsidP="00962885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61B613AA" wp14:editId="211D3FEB">
            <wp:extent cx="5562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5C28" w14:textId="77777777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3A006FCF" w14:textId="4117248C" w:rsidR="00962885" w:rsidRPr="0000175C" w:rsidRDefault="00962885">
      <w:pPr>
        <w:rPr>
          <w:rFonts w:ascii="inherit" w:hAnsi="inherit"/>
          <w:sz w:val="32"/>
          <w:szCs w:val="32"/>
        </w:rPr>
      </w:pPr>
      <w:ins w:id="0" w:author="小池 智己" w:date="2020-03-26T00:36:00Z">
        <w:r w:rsidRPr="0000175C">
          <w:rPr>
            <w:rFonts w:ascii="inherit" w:hAnsi="inherit"/>
            <w:noProof/>
          </w:rPr>
          <w:lastRenderedPageBreak/>
          <w:drawing>
            <wp:inline distT="0" distB="0" distL="0" distR="0" wp14:anchorId="2FE1E75A" wp14:editId="477DAEF2">
              <wp:extent cx="5943600" cy="3419475"/>
              <wp:effectExtent l="0" t="0" r="0" b="952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19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545B26" w14:textId="63D5C45C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1ADAF04A" w14:textId="61ADF66A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74804E5E" wp14:editId="794B5100">
            <wp:extent cx="5593080" cy="82296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21D6" w14:textId="5AD507FA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17DC4D80" wp14:editId="7995E2EA">
            <wp:extent cx="5676900" cy="2228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D7EA" w14:textId="28372E8C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680172A5" wp14:editId="7CC8E1F8">
            <wp:extent cx="5943600" cy="4455795"/>
            <wp:effectExtent l="19050" t="19050" r="1905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BF2CA" w14:textId="4191D158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1218E654" w14:textId="292E2CC0" w:rsidR="00A43BD3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526A794A" wp14:editId="59BBDE87">
            <wp:extent cx="5657850" cy="140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864F" w14:textId="1EA1A6A9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0319CED4" wp14:editId="692DD718">
            <wp:extent cx="5943600" cy="4455795"/>
            <wp:effectExtent l="19050" t="19050" r="1905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36D4C" w14:textId="20E4940D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7C107EF3" w14:textId="276CD0E0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2A856431" wp14:editId="5A617741">
            <wp:extent cx="5546725" cy="82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DEBF" w14:textId="6E02A353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212E7E40" wp14:editId="0FAE1E11">
            <wp:extent cx="5753100" cy="2085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8C61" w14:textId="333B9F6C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02F1F678" wp14:editId="7226EC9D">
            <wp:extent cx="5943600" cy="4455795"/>
            <wp:effectExtent l="19050" t="19050" r="19050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FBA8B" w14:textId="77777777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50CF13E9" w14:textId="14894B55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1D81CE58" wp14:editId="17D5D732">
            <wp:extent cx="5772150" cy="2524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A742" w14:textId="6F320CCD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65A38CC3" wp14:editId="6CEA2FA0">
            <wp:extent cx="5943600" cy="4455795"/>
            <wp:effectExtent l="19050" t="19050" r="1905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20217" w14:textId="6A5AE1AB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3B903BC2" w14:textId="3708FB58" w:rsidR="00962885" w:rsidRPr="0000175C" w:rsidRDefault="00962885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36305938" wp14:editId="77DB9820">
            <wp:extent cx="5781675" cy="1466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207" w14:textId="77777777" w:rsidR="00962885" w:rsidRPr="0000175C" w:rsidRDefault="00962885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6DA6E76C" w14:textId="5716CE47" w:rsidR="00962885" w:rsidRPr="0000175C" w:rsidRDefault="0000175C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72383289" wp14:editId="65285376">
            <wp:extent cx="5943600" cy="38036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4FAA" w14:textId="59425B17" w:rsidR="0000175C" w:rsidRPr="0000175C" w:rsidRDefault="0000175C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515455C8" wp14:editId="06410D93">
            <wp:extent cx="5943600" cy="23672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DDA" w14:textId="77777777" w:rsidR="0000175C" w:rsidRPr="0000175C" w:rsidRDefault="0000175C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3FAFE072" w14:textId="4F952542" w:rsidR="0000175C" w:rsidRPr="0000175C" w:rsidRDefault="0000175C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2EC615E8" wp14:editId="00433622">
            <wp:extent cx="5775325" cy="822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2E6" w14:textId="71B91E0B" w:rsidR="0000175C" w:rsidRPr="0000175C" w:rsidRDefault="0000175C" w:rsidP="004E1663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2499EC2C" wp14:editId="3360421C">
            <wp:extent cx="5943600" cy="67284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86A7" w14:textId="77777777" w:rsidR="0000175C" w:rsidRPr="0000175C" w:rsidRDefault="0000175C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1A0FF866" w14:textId="1BB09ADF" w:rsidR="0000175C" w:rsidRPr="0000175C" w:rsidRDefault="001F5AC2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320D90" wp14:editId="43E3EE6E">
            <wp:extent cx="5943600" cy="38842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106F" w14:textId="14165271" w:rsidR="0000175C" w:rsidRPr="0000175C" w:rsidRDefault="0000175C" w:rsidP="0000175C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drawing>
          <wp:inline distT="0" distB="0" distL="0" distR="0" wp14:anchorId="5CD1CC71" wp14:editId="52645F62">
            <wp:extent cx="5475767" cy="4105070"/>
            <wp:effectExtent l="19050" t="19050" r="1079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0807" cy="4108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57D3D" w14:textId="26155707" w:rsidR="0000175C" w:rsidRPr="0000175C" w:rsidRDefault="0000175C" w:rsidP="0000175C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3B9A49EF" wp14:editId="29131CDC">
            <wp:extent cx="5742305" cy="8229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4E0" w14:textId="2F7B08B9" w:rsidR="0000175C" w:rsidRPr="0000175C" w:rsidRDefault="0000175C" w:rsidP="0000175C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603126B7" wp14:editId="58A71D03">
            <wp:extent cx="5755640" cy="822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A73" w14:textId="4B7C4854" w:rsidR="0000175C" w:rsidRPr="0000175C" w:rsidRDefault="001F5AC2" w:rsidP="0000175C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EF8CAA" wp14:editId="7B32BFF9">
            <wp:extent cx="5943600" cy="75857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1FBC2DC" w14:textId="77777777" w:rsidR="0000175C" w:rsidRPr="0000175C" w:rsidRDefault="0000175C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238DE8BF" w14:textId="3F41C9A0" w:rsidR="0000175C" w:rsidRPr="0000175C" w:rsidRDefault="0000175C" w:rsidP="0000175C">
      <w:pPr>
        <w:jc w:val="center"/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noProof/>
        </w:rPr>
        <w:lastRenderedPageBreak/>
        <w:drawing>
          <wp:inline distT="0" distB="0" distL="0" distR="0" wp14:anchorId="2457F0B1" wp14:editId="55356593">
            <wp:extent cx="5943600" cy="4455795"/>
            <wp:effectExtent l="19050" t="19050" r="19050" b="209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0D5BE" w14:textId="77777777" w:rsidR="0000175C" w:rsidRPr="0000175C" w:rsidRDefault="0000175C">
      <w:pPr>
        <w:rPr>
          <w:rFonts w:ascii="inherit" w:hAnsi="inherit"/>
          <w:sz w:val="32"/>
          <w:szCs w:val="32"/>
        </w:rPr>
      </w:pPr>
      <w:r w:rsidRPr="0000175C">
        <w:rPr>
          <w:rFonts w:ascii="inherit" w:hAnsi="inherit"/>
          <w:sz w:val="32"/>
          <w:szCs w:val="32"/>
        </w:rPr>
        <w:br w:type="page"/>
      </w:r>
    </w:p>
    <w:p w14:paraId="55231DF9" w14:textId="31571DFC" w:rsidR="0000175C" w:rsidRDefault="0000175C" w:rsidP="0000175C">
      <w:pPr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76261932" w14:textId="2EA18C66" w:rsidR="0000175C" w:rsidRDefault="0000175C" w:rsidP="0000175C">
      <w:pPr>
        <w:rPr>
          <w:rFonts w:ascii="inherit" w:hAnsi="inherit"/>
          <w:sz w:val="32"/>
          <w:szCs w:val="32"/>
        </w:rPr>
      </w:pPr>
    </w:p>
    <w:p w14:paraId="1A2680E8" w14:textId="77777777" w:rsidR="0000175C" w:rsidRPr="0000175C" w:rsidRDefault="0000175C" w:rsidP="0000175C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00175C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AAE364 HW8 MATLAB CODE</w:t>
      </w:r>
    </w:p>
    <w:p w14:paraId="522C0BD6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; clc;</w:t>
      </w:r>
    </w:p>
    <w:p w14:paraId="7ECEFC7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fdir =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'C:\Users\Tomo\Desktop\studies\2020-Spring\AAE364\matlab\matlab_output\hw8'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B928E4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set(groot,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'defaulttextinterpreter'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B6298C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set(groot,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'defaultAxesTickLabelInterpreter'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08CF8D7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set(groot,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'defaultLegendInterpreter'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33406D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3B53CA" w14:textId="77777777" w:rsidR="0000175C" w:rsidRPr="0000175C" w:rsidRDefault="0000175C" w:rsidP="0000175C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0175C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B-6-12</w:t>
      </w:r>
    </w:p>
    <w:p w14:paraId="370A3D15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(a)</w:t>
      </w:r>
    </w:p>
    <w:p w14:paraId="1ED61A2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num = [1 -1];</w:t>
      </w:r>
    </w:p>
    <w:p w14:paraId="16B64DF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conv([1 2],[1 4]);</w:t>
      </w:r>
    </w:p>
    <w:p w14:paraId="6AD9E9F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[poles,zrs,angs,sigma,bi_pt,T_P,T_Z,k,w,fig1] = rootLocus_stepBystep_negFeedback(num,den)</w:t>
      </w:r>
    </w:p>
    <w:p w14:paraId="44F1EF37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'RL_B-6-12_a.png'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1072F144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9E80D7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(b)</w:t>
      </w:r>
    </w:p>
    <w:p w14:paraId="6FC1885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num = -[1 -1];</w:t>
      </w:r>
    </w:p>
    <w:p w14:paraId="6E98D323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conv([1 2],[1 4]);</w:t>
      </w:r>
    </w:p>
    <w:p w14:paraId="77E8DC06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[poles,zrs,angs,sigma,bi_pt,T_P,T_Z,k,w,fig1] = rootLocus_stepBystep_posFeedback(num,den)</w:t>
      </w:r>
    </w:p>
    <w:p w14:paraId="3B4DCB31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'RL_B-6-12_b.png'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278D7C4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FA402F" w14:textId="77777777" w:rsidR="0000175C" w:rsidRPr="0000175C" w:rsidRDefault="0000175C" w:rsidP="0000175C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0175C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B-6-14</w:t>
      </w:r>
    </w:p>
    <w:p w14:paraId="7B7D3DF0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num = [0 1];</w:t>
      </w:r>
    </w:p>
    <w:p w14:paraId="0EBE0B7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conv([1 0],[1 4 5]);</w:t>
      </w:r>
    </w:p>
    <w:p w14:paraId="2BCB7215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[poles,zrs,angs,sigma,bi_pt,T_P,T_Z,k,w,fig1] = rootLocus_stepBystep_negFeedback(num,den)</w:t>
      </w:r>
    </w:p>
    <w:p w14:paraId="36E467E5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'RL_B-6-14.png'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37294FB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CA4464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Step Response</w:t>
      </w:r>
    </w:p>
    <w:p w14:paraId="23AE76B0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0C06E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Find gain, K when zeta = 0.5</w:t>
      </w:r>
    </w:p>
    <w:p w14:paraId="23723C1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Analytical</w:t>
      </w:r>
    </w:p>
    <w:p w14:paraId="707711C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syms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K x w s</w:t>
      </w:r>
    </w:p>
    <w:p w14:paraId="22F28CB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assume(K,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'real'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E0DE907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assume(x,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'real'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6B19E7E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assume(w,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'real'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19FF4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 = -x + w*1j</w:t>
      </w:r>
    </w:p>
    <w:p w14:paraId="6B63D0F0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RHS = (s*(s^2 + 4*s + 5))</w:t>
      </w:r>
    </w:p>
    <w:p w14:paraId="6F53683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RHS = subs(RHS,s,p)</w:t>
      </w:r>
    </w:p>
    <w:p w14:paraId="6DD20ED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RHS = expand(RHS)</w:t>
      </w:r>
    </w:p>
    <w:p w14:paraId="2E917BD2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RHS = subs(RHS,w,tand(60)*x)</w:t>
      </w:r>
    </w:p>
    <w:p w14:paraId="1E47F60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eqn1 = K == -real(RHS)</w:t>
      </w:r>
    </w:p>
    <w:p w14:paraId="49B6B3C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eqn2 = 0 == -imag(RHS)</w:t>
      </w:r>
    </w:p>
    <w:p w14:paraId="011C94F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res = solve([eqn1 eqn2],[x K]);</w:t>
      </w:r>
    </w:p>
    <w:p w14:paraId="408BAB3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sigma = double(res.x)</w:t>
      </w:r>
    </w:p>
    <w:p w14:paraId="4934FF07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w = tand(60)*sigma</w:t>
      </w:r>
    </w:p>
    <w:p w14:paraId="112899D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K_th = double(res.K)</w:t>
      </w:r>
    </w:p>
    <w:p w14:paraId="5DA3A9D2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K_th = nonzeros(K_th)</w:t>
      </w:r>
    </w:p>
    <w:p w14:paraId="6AB6C4C3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A7672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Verify (computational)</w:t>
      </w:r>
    </w:p>
    <w:p w14:paraId="312BFAE3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G = tf(num,den);</w:t>
      </w:r>
    </w:p>
    <w:p w14:paraId="7F449C25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controlSystemDesigner(G)  % from this we find that the pole we need is</w:t>
      </w:r>
    </w:p>
    <w:p w14:paraId="0627404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</w:t>
      </w: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the following variable opz to satisfy zeta = 0.5</w:t>
      </w:r>
    </w:p>
    <w:p w14:paraId="2ADA87C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opz = [-0.625+1.08i, -0.625-1.08i];</w:t>
      </w:r>
    </w:p>
    <w:p w14:paraId="1C98249B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[K_comp,pls] = rlocfind(G,opz) </w:t>
      </w:r>
    </w:p>
    <w:p w14:paraId="13C10815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5FC2D3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Plot step response </w:t>
      </w:r>
    </w:p>
    <w:p w14:paraId="47C2178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[numCL, denCL] = cloop((K_th)*num, den)</w:t>
      </w:r>
    </w:p>
    <w:p w14:paraId="7C0C9DA1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L_inv_expr = return_inverseLaplace_expression(numCL,conv(denCL,[1 0]))</w:t>
      </w:r>
    </w:p>
    <w:p w14:paraId="0B082DAA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CC961E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fig2 = figure(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AA7E20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step(numCL,denCL);</w:t>
      </w:r>
    </w:p>
    <w:p w14:paraId="4597EECE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B125C1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saveas(fig2,fullfile(fdir,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"STEP_RES_B-6-14.png"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70263E8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BFB2CC" w14:textId="77777777" w:rsidR="0000175C" w:rsidRPr="0000175C" w:rsidRDefault="0000175C" w:rsidP="0000175C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0175C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B-6-15</w:t>
      </w:r>
    </w:p>
    <w:p w14:paraId="023AE4B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wn = 3;  </w:t>
      </w: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natural frequency [rad/s]</w:t>
      </w:r>
    </w:p>
    <w:p w14:paraId="286551E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zeta = 0.5;  </w:t>
      </w: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damping ratio</w:t>
      </w:r>
    </w:p>
    <w:p w14:paraId="52046D8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 = -wn*zeta + 1j*wn*sqrt(1-zeta^2)</w:t>
      </w:r>
    </w:p>
    <w:p w14:paraId="0EE9C323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EFBDF4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deficiency angle</w:t>
      </w:r>
    </w:p>
    <w:p w14:paraId="605701D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theta_def = pi + angle(10/p/(p + 1))</w:t>
      </w:r>
    </w:p>
    <w:p w14:paraId="04EFA5C0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theta_deg_deg = rad2deg(theta_def)</w:t>
      </w:r>
    </w:p>
    <w:p w14:paraId="78B67324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6C155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find the pole and zero for compensator</w:t>
      </w:r>
    </w:p>
    <w:p w14:paraId="6F7BFF7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pc = real(p) - tan(2*pi - theta_def)*imag(p)</w:t>
      </w:r>
    </w:p>
    <w:p w14:paraId="0304C6B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zc = real(p)</w:t>
      </w:r>
    </w:p>
    <w:p w14:paraId="6948E4D9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804EC6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find Kc</w:t>
      </w:r>
    </w:p>
    <w:p w14:paraId="515AC8A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syms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Kc</w:t>
      </w:r>
    </w:p>
    <w:p w14:paraId="22D0E73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 = Kc*abs((p+1.5)/(p+3.75) * 10/(p*(p+1))) == 1;</w:t>
      </w:r>
    </w:p>
    <w:p w14:paraId="4343116E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K_c = double(solve(eqn,Kc))</w:t>
      </w:r>
    </w:p>
    <w:p w14:paraId="7F008ABD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D7766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T1 T2 and K</w:t>
      </w:r>
    </w:p>
    <w:p w14:paraId="2EE7713E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T1 = 1/-zc</w:t>
      </w:r>
    </w:p>
    <w:p w14:paraId="7FF0271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T2 = 1/-pc</w:t>
      </w:r>
    </w:p>
    <w:p w14:paraId="3B18C02D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K = K_c*T2/T1</w:t>
      </w:r>
    </w:p>
    <w:p w14:paraId="3F914CF3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41CE82" w14:textId="77777777" w:rsidR="0000175C" w:rsidRPr="0000175C" w:rsidRDefault="0000175C" w:rsidP="0000175C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0175C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B-6-16</w:t>
      </w:r>
    </w:p>
    <w:p w14:paraId="2B9C2EF7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angle deficiency</w:t>
      </w:r>
    </w:p>
    <w:p w14:paraId="21C27620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 = -2+2j;</w:t>
      </w:r>
    </w:p>
    <w:p w14:paraId="3C3A6C8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theta_def = deg2rad(180) - angle(p) - angle(p + 2)</w:t>
      </w:r>
    </w:p>
    <w:p w14:paraId="2862A57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theta_def_deg = rad2deg(theta_def)</w:t>
      </w:r>
    </w:p>
    <w:p w14:paraId="6B730DC3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E3E6E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find zero </w:t>
      </w:r>
    </w:p>
    <w:p w14:paraId="3D1D1516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syms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 xml:space="preserve">zc </w:t>
      </w:r>
    </w:p>
    <w:p w14:paraId="1FBED48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assume(zc,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'real'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ECB362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 = -theta_def == angle(p - zc)</w:t>
      </w:r>
    </w:p>
    <w:p w14:paraId="71AA9D1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Z_c = double(solve(eqn,zc))</w:t>
      </w:r>
    </w:p>
    <w:p w14:paraId="3959DADE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2E4A32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syms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K</w:t>
      </w:r>
    </w:p>
    <w:p w14:paraId="55E127F2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 = K*0.25*abs((p+4)/p/(p+2)) == 1</w:t>
      </w:r>
    </w:p>
    <w:p w14:paraId="39C64934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K_p = double(solve(eqn,K))</w:t>
      </w:r>
    </w:p>
    <w:p w14:paraId="06F32503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DFA4C1" w14:textId="77777777" w:rsidR="0000175C" w:rsidRPr="0000175C" w:rsidRDefault="0000175C" w:rsidP="0000175C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0175C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B-6-18</w:t>
      </w:r>
    </w:p>
    <w:p w14:paraId="76C05095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First attempt </w:t>
      </w:r>
    </w:p>
    <w:p w14:paraId="4AE0677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angle deficiency</w:t>
      </w:r>
    </w:p>
    <w:p w14:paraId="1DEE9D32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 = -1+1j;</w:t>
      </w:r>
    </w:p>
    <w:p w14:paraId="661153E3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theta_def = pi - angle(p - 0) - angle(p - 0)</w:t>
      </w:r>
    </w:p>
    <w:p w14:paraId="41CC2BA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theta_def_deg = rad2deg(theta_def)</w:t>
      </w:r>
    </w:p>
    <w:p w14:paraId="50B410CB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F51523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find pc</w:t>
      </w:r>
    </w:p>
    <w:p w14:paraId="2338ADF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syms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pc</w:t>
      </w:r>
    </w:p>
    <w:p w14:paraId="5075C24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 = pc == -0.5 - sqrt((abs(p + 0.5))^2 + (abs(p - pc))^2);</w:t>
      </w:r>
    </w:p>
    <w:p w14:paraId="50ABF650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P_c = double(solve(eqn,pc))</w:t>
      </w:r>
    </w:p>
    <w:p w14:paraId="70153BF1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A9876E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lastRenderedPageBreak/>
        <w:t>% find Kc</w:t>
      </w:r>
    </w:p>
    <w:p w14:paraId="77BD82F7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syms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 xml:space="preserve">Kc </w:t>
      </w:r>
    </w:p>
    <w:p w14:paraId="3C562F3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 = Kc*abs((p + 0.5)/(p + 3)/p^2) == 1;</w:t>
      </w:r>
    </w:p>
    <w:p w14:paraId="515F64E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Kc = double(solve(eqn,Kc))</w:t>
      </w:r>
    </w:p>
    <w:p w14:paraId="53AF6DD3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152B6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Plot RL</w:t>
      </w:r>
    </w:p>
    <w:p w14:paraId="232F73B3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num = Kc*[1 0.5];</w:t>
      </w:r>
    </w:p>
    <w:p w14:paraId="6E766CF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conv([1 0 0],[1 3]);</w:t>
      </w:r>
    </w:p>
    <w:p w14:paraId="503F693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BB45E64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rlocus(tf(num,den))</w:t>
      </w:r>
    </w:p>
    <w:p w14:paraId="4195DC06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sgrid </w:t>
      </w:r>
    </w:p>
    <w:p w14:paraId="2D26A6C6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'RL_B-6-18.png'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ED8D68B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AB5975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Step response</w:t>
      </w:r>
    </w:p>
    <w:p w14:paraId="0B939182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[numCL, denCL] = cloop(num,den)</w:t>
      </w:r>
    </w:p>
    <w:p w14:paraId="3741DDF3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fig2 = figure(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EC962E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step(numCL,denCL);</w:t>
      </w:r>
    </w:p>
    <w:p w14:paraId="334A59E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688C46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saveas(fig2,fullfile(fdir,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"STEP_RES_B-6-18.png"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3DA3598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46CBB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Second attempt</w:t>
      </w:r>
    </w:p>
    <w:p w14:paraId="180291A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zc = -1.8;</w:t>
      </w:r>
    </w:p>
    <w:p w14:paraId="359ADA3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phi = atan(0.8)</w:t>
      </w:r>
    </w:p>
    <w:p w14:paraId="10B3017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phi_deg = rad2deg(phi)</w:t>
      </w:r>
    </w:p>
    <w:p w14:paraId="3E4C31F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pc = -1 - tan(-theta_def/2 + phi)</w:t>
      </w:r>
    </w:p>
    <w:p w14:paraId="0C265EC7" w14:textId="77777777" w:rsidR="0000175C" w:rsidRPr="0000175C" w:rsidRDefault="0000175C" w:rsidP="0000175C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0E9DA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find Kc</w:t>
      </w:r>
    </w:p>
    <w:p w14:paraId="46C40E8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syms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Kc</w:t>
      </w:r>
    </w:p>
    <w:p w14:paraId="6A6F181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eqn = Kc*abs(((p - zc)/(p - pc))^2/p^2) == 1;</w:t>
      </w:r>
    </w:p>
    <w:p w14:paraId="42FC9854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Kc = double(solve(eqn,Kc))</w:t>
      </w:r>
    </w:p>
    <w:p w14:paraId="6F6CA428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E283F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Plot RL</w:t>
      </w:r>
    </w:p>
    <w:p w14:paraId="4DEDC19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528D1C4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num = Kc*conv([1 -zc],[1 -zc])</w:t>
      </w:r>
    </w:p>
    <w:p w14:paraId="7A04151B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conv([1 0 0],[1 -pc]);</w:t>
      </w:r>
    </w:p>
    <w:p w14:paraId="09AAA2E6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conv(den,[1 -pc])</w:t>
      </w:r>
    </w:p>
    <w:p w14:paraId="72380F38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rlocus(tf(num,den));</w:t>
      </w:r>
    </w:p>
    <w:p w14:paraId="6BACC3FD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sgrid</w:t>
      </w:r>
    </w:p>
    <w:p w14:paraId="5DE7A96F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"RL_B-6-18_2.png"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B5BF027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18C01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Step response </w:t>
      </w:r>
    </w:p>
    <w:p w14:paraId="1D8D12F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[numCL, denCL] = cloop(num,den)</w:t>
      </w:r>
    </w:p>
    <w:p w14:paraId="481E19F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fig2 = figure(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5D749C9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step(numCL,denCL);</w:t>
      </w:r>
    </w:p>
    <w:p w14:paraId="6F36862C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C6443E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saveas(fig2,fullfile(fdir,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"STEP_RES_B-6-18_2.png"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6634B48B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FF3747" w14:textId="77777777" w:rsidR="0000175C" w:rsidRPr="0000175C" w:rsidRDefault="0000175C" w:rsidP="0000175C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0175C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P2</w:t>
      </w:r>
    </w:p>
    <w:p w14:paraId="6FF85F27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(1)</w:t>
      </w:r>
    </w:p>
    <w:p w14:paraId="26675C7F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num = [1.1057 0.1900];</w:t>
      </w:r>
    </w:p>
    <w:p w14:paraId="66543B64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[1 0.7385 0.8008 0];</w:t>
      </w:r>
    </w:p>
    <w:p w14:paraId="4877619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[poles,zrs,angs,sigma,bi_pt,T_P,T_Z,k,w,fig1] = rootLocus_stepBystep_negFeedback(num,den)</w:t>
      </w:r>
    </w:p>
    <w:p w14:paraId="26E6C348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'RL_P2_1.png'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DDE5F32" w14:textId="77777777" w:rsidR="0000175C" w:rsidRPr="0000175C" w:rsidRDefault="0000175C" w:rsidP="0000175C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F6EA4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228B22"/>
          <w:sz w:val="21"/>
          <w:szCs w:val="21"/>
        </w:rPr>
        <w:t>% (2)</w:t>
      </w:r>
    </w:p>
    <w:p w14:paraId="5986ECB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num = [1.1057 -0.1900];</w:t>
      </w:r>
    </w:p>
    <w:p w14:paraId="28347F3A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den = [1 17.95 123.3 366.3 112.2 0];</w:t>
      </w:r>
    </w:p>
    <w:p w14:paraId="01019DE1" w14:textId="77777777" w:rsidR="0000175C" w:rsidRPr="0000175C" w:rsidRDefault="0000175C" w:rsidP="0000175C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[poles,zrs,angs,sigma,bi_pt,T_P,T_Z,k,w,fig1] = rootLocus_stepBystep_negFeedback(num,den)</w:t>
      </w:r>
    </w:p>
    <w:p w14:paraId="361270FE" w14:textId="77777777" w:rsidR="0000175C" w:rsidRPr="0000175C" w:rsidRDefault="0000175C" w:rsidP="0000175C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00175C">
        <w:rPr>
          <w:rFonts w:ascii="Consolas" w:eastAsia="Times New Roman" w:hAnsi="Consolas" w:cs="Times New Roman"/>
          <w:color w:val="A020F0"/>
          <w:sz w:val="21"/>
          <w:szCs w:val="21"/>
        </w:rPr>
        <w:t>'RL_P2_2.png'</w:t>
      </w:r>
      <w:r w:rsidRPr="000017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0693FB00" w14:textId="156FCAE1" w:rsidR="0000175C" w:rsidRDefault="0000175C" w:rsidP="0000175C">
      <w:pPr>
        <w:rPr>
          <w:rFonts w:ascii="inherit" w:hAnsi="inherit"/>
          <w:sz w:val="32"/>
          <w:szCs w:val="32"/>
        </w:rPr>
      </w:pPr>
    </w:p>
    <w:p w14:paraId="72B94FF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[poles,zrs,angs,sigma,bi_pt,T_P,T_Z,k,w,fig1] = rootLocus_stepBystep_posFeedback(num,den)</w:t>
      </w:r>
    </w:p>
    <w:p w14:paraId="4A3D97B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37F121F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NAME:    ROOTLOCUS_STEPBYSTEP_NEGFEEDBACK</w:t>
      </w:r>
    </w:p>
    <w:p w14:paraId="38B0D13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AUTHOR:  TOMOKI KOIKE</w:t>
      </w:r>
    </w:p>
    <w:p w14:paraId="725694E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INPUTS:  (1) num:   THE NUMERATOR OF THE TRANSFER FUNCTION</w:t>
      </w:r>
    </w:p>
    <w:p w14:paraId="7E9A3F2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den:   THE DENOMINATOR OF THE TRANSFER FUNCTION</w:t>
      </w:r>
    </w:p>
    <w:p w14:paraId="7E76671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OUTPUTS: (1) poles: POLES OF THE TRANSFER FUNCTION</w:t>
      </w:r>
    </w:p>
    <w:p w14:paraId="1F5E54D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zrs:   ZEROS OF THE TRANSFER FUNCTION</w:t>
      </w:r>
    </w:p>
    <w:p w14:paraId="00E9BAD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(3) angs:  ANGLES OF THE ASYMPTOTES </w:t>
      </w:r>
    </w:p>
    <w:p w14:paraId="21B076F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(4) sigma: INTERSECTION OF THE ASYMPTOTES</w:t>
      </w:r>
    </w:p>
    <w:p w14:paraId="09D0741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(5) bi_pt: BREAK-IN/AWAY POINT</w:t>
      </w:r>
    </w:p>
    <w:p w14:paraId="1D02689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(6) T_P:   TABLE WITH EACH POLE AND THEIR</w:t>
      </w:r>
    </w:p>
    <w:p w14:paraId="00733CF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DEPARTURE OR ARRIVAL ANGLES </w:t>
      </w:r>
    </w:p>
    <w:p w14:paraId="5FF6923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(6) T_Z:   TABLE WITH EACH ZERO AND THEIR</w:t>
      </w:r>
    </w:p>
    <w:p w14:paraId="1154B00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DEPARTURE OR ARRIVAL ANGLES </w:t>
      </w:r>
    </w:p>
    <w:p w14:paraId="78F0AD1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(7) k:     VALUE K_HAT FOR INTERSECTION WITH IM AXIS</w:t>
      </w:r>
    </w:p>
    <w:p w14:paraId="442C407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(8) w:     INTERSECTION POINT WITH THE IM AXIS</w:t>
      </w:r>
    </w:p>
    <w:p w14:paraId="70B0EBD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(9) fig1:  THE FIGURE WITH THE ROOT LOCUS PLOT</w:t>
      </w:r>
    </w:p>
    <w:p w14:paraId="4E5396A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DESCRIPTION: CONDUCTS THE 7 STEP PROCEDURE OF THE ROOT LOCUS</w:t>
      </w:r>
    </w:p>
    <w:p w14:paraId="77C85E7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ANALYSIS AND DISPLAYS THE RESULTS AS WELL AS THE PLOT FOR A POSITIVE</w:t>
      </w:r>
    </w:p>
    <w:p w14:paraId="5CDCB91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FEEDBACK LOOP</w:t>
      </w:r>
    </w:p>
    <w:p w14:paraId="1AB6B59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6E619887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256D1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STEP1 - POLES &amp; ZEROS </w:t>
      </w:r>
    </w:p>
    <w:p w14:paraId="03D7543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poles = roots(den);</w:t>
      </w:r>
    </w:p>
    <w:p w14:paraId="76C7812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zrs = roots(num);</w:t>
      </w:r>
    </w:p>
    <w:p w14:paraId="5EB36D1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46D122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STEP2 - SYMMETRY (*TAKEN FOR GRANTED)</w:t>
      </w:r>
    </w:p>
    <w:p w14:paraId="075E333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3E0998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STEP3 - ROOT LOCUS ON REAL AXIS (*OMMITTED)</w:t>
      </w:r>
    </w:p>
    <w:p w14:paraId="1A6EBF3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5AB4FE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STEP4 - ASYMPTOTES</w:t>
      </w:r>
    </w:p>
    <w:p w14:paraId="3825AC2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[angs,sigma] = RL_asymptote_posFeedback(zrs,poles);</w:t>
      </w:r>
    </w:p>
    <w:p w14:paraId="184A66C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956B25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STEP5 - BREAK-IN/AWAY POINTS</w:t>
      </w:r>
    </w:p>
    <w:p w14:paraId="0E05AF9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bi_pt = break_in_away_pt(num,den);</w:t>
      </w:r>
    </w:p>
    <w:p w14:paraId="0B2D2B6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EE73DE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STEP6 - ANGLE OF DEPARTURE</w:t>
      </w:r>
    </w:p>
    <w:p w14:paraId="683E89D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[T_P, T_Z] = departure_arrival_angle_calc_posFeedback(zrs, poles);</w:t>
      </w:r>
    </w:p>
    <w:p w14:paraId="423A6BB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6436CA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STEP7 - INTERSECTION WITH IMAGINARY AXIS</w:t>
      </w:r>
    </w:p>
    <w:p w14:paraId="73AC115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[k,w] = intersection_IM_axis(num,den);</w:t>
      </w:r>
    </w:p>
    <w:p w14:paraId="2B222C2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905474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DEFINE THE TRANSFER FUNCTION</w:t>
      </w:r>
    </w:p>
    <w:p w14:paraId="3A8D8BC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 = tf(num, den);</w:t>
      </w:r>
    </w:p>
    <w:p w14:paraId="6338F2B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PLOTTING THE ROOT LOCUS</w:t>
      </w:r>
    </w:p>
    <w:p w14:paraId="1AC5308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fig1 = figure(1);</w:t>
      </w:r>
    </w:p>
    <w:p w14:paraId="19E2714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rlocus(L)</w:t>
      </w:r>
    </w:p>
    <w:p w14:paraId="1F213F7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sgrid </w:t>
      </w:r>
    </w:p>
    <w:p w14:paraId="598B627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34D1A3D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C6D202" w14:textId="4FF47A0A" w:rsidR="005868DE" w:rsidRDefault="005868DE" w:rsidP="0000175C">
      <w:pPr>
        <w:rPr>
          <w:rFonts w:ascii="inherit" w:hAnsi="inherit"/>
          <w:sz w:val="32"/>
          <w:szCs w:val="32"/>
        </w:rPr>
      </w:pPr>
    </w:p>
    <w:p w14:paraId="0E83515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[poles,zrs,angs,sigma,bi_pt,T_P,T_Z,k,w,fig1] = rootLocus_stepBystep_negFeedback(num,den)</w:t>
      </w:r>
    </w:p>
    <w:p w14:paraId="5ED33CD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68D292B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NAME:    ROOTLOCUS_STEPBYSTEP_NEGFEEDBACK</w:t>
      </w:r>
    </w:p>
    <w:p w14:paraId="7154868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AUTHOR:  TOMOKI KOIKE</w:t>
      </w:r>
    </w:p>
    <w:p w14:paraId="52B9940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INPUTS:  (1) num:   THE NUMERATOR OF THE TRANSFER FUNCTION</w:t>
      </w:r>
    </w:p>
    <w:p w14:paraId="34719AC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den:   THE DENOMINATOR OF THE TRANSFER FUNCTION</w:t>
      </w:r>
    </w:p>
    <w:p w14:paraId="054AA46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OUTPUTS: (1) poles: POLES OF THE TRANSFER FUNCTION</w:t>
      </w:r>
    </w:p>
    <w:p w14:paraId="1B919F1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zrs:   ZEROS OF THE TRANSFER FUNCTION</w:t>
      </w:r>
    </w:p>
    <w:p w14:paraId="3C9029F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(3) angs:  ANGLES OF THE ASYMPTOTES </w:t>
      </w:r>
    </w:p>
    <w:p w14:paraId="01A7AE7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(4) sigma: INTERSECTION OF THE ASYMPTOTES</w:t>
      </w:r>
    </w:p>
    <w:p w14:paraId="18DC159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(5) bi_pt: BREAK-IN/AWAY POINT</w:t>
      </w:r>
    </w:p>
    <w:p w14:paraId="4E353B5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(6) T_P:   TABLE WITH EACH POLE AND THEIR</w:t>
      </w:r>
    </w:p>
    <w:p w14:paraId="6B31624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DEPARTURE OR ARRIVAL ANGLES </w:t>
      </w:r>
    </w:p>
    <w:p w14:paraId="60937F9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(6) T_Z:   TABLE WITH EACH ZERO AND THEIR</w:t>
      </w:r>
    </w:p>
    <w:p w14:paraId="15931A1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DEPARTURE OR ARRIVAL ANGLES </w:t>
      </w:r>
    </w:p>
    <w:p w14:paraId="475C30A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(7) k:     VALUE K_HAT FOR INTERSECTION WITH IM AXIS</w:t>
      </w:r>
    </w:p>
    <w:p w14:paraId="36C36A2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(8) w:     INTERSECTION POINT WITH THE IM AXIS</w:t>
      </w:r>
    </w:p>
    <w:p w14:paraId="01CB70A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(9) fig1:  THE FIGURE WITH THE ROOT LOCUS PLOT</w:t>
      </w:r>
    </w:p>
    <w:p w14:paraId="74AE338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lastRenderedPageBreak/>
        <w:t xml:space="preserve">       DESCRIPTION: CONDUCTS THE 7 STEP PROCEDURE OF THE ROOT LOCUS</w:t>
      </w:r>
    </w:p>
    <w:p w14:paraId="59FC837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ANALYSIS AND DISPLAYS THE RESULTS AS WELL AS THE PLOT FOR A NEGATIVE</w:t>
      </w:r>
    </w:p>
    <w:p w14:paraId="474D261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FEEDBACK LOOP</w:t>
      </w:r>
    </w:p>
    <w:p w14:paraId="75BBAF8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3C49A017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8F684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STEP1 - POLES &amp; ZEROS </w:t>
      </w:r>
    </w:p>
    <w:p w14:paraId="6BA1128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poles = roots(den);</w:t>
      </w:r>
    </w:p>
    <w:p w14:paraId="1D51E7F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zrs = roots(num);</w:t>
      </w:r>
    </w:p>
    <w:p w14:paraId="6A3CDDD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C17B5F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STEP2 - SYMMETRY (*TAKEN FOR GRANTED)</w:t>
      </w:r>
    </w:p>
    <w:p w14:paraId="74AD4A7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70E300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STEP3 - ROOT LOCUS ON REAL AXIS (*OMMITTED)</w:t>
      </w:r>
    </w:p>
    <w:p w14:paraId="3655B8B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19B159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STEP4 - ASYMPTOTES</w:t>
      </w:r>
    </w:p>
    <w:p w14:paraId="05986A6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[angs,sigma] = RL_asymptote(zrs,poles);</w:t>
      </w:r>
    </w:p>
    <w:p w14:paraId="4335858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75106D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STEP5 - BREAK-IN/AWAY POINTS</w:t>
      </w:r>
    </w:p>
    <w:p w14:paraId="7A7FCAF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bi_pt = break_in_away_pt(num,den);</w:t>
      </w:r>
    </w:p>
    <w:p w14:paraId="139AE29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7F47C6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STEP6 - ANGLE OF DEPARTURE</w:t>
      </w:r>
    </w:p>
    <w:p w14:paraId="3954327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[T_P, T_Z] = departure_arrival_angle_calc(zrs, poles);</w:t>
      </w:r>
    </w:p>
    <w:p w14:paraId="6E20AC8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688E60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STEP7 - INTERSECTION WITH IMAGINARY AXIS</w:t>
      </w:r>
    </w:p>
    <w:p w14:paraId="7CED92F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[k,w] = intersection_IM_axis(num,den);</w:t>
      </w:r>
    </w:p>
    <w:p w14:paraId="412B709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A8AEB2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DEFINE THE TRANSFER FUNCTION</w:t>
      </w:r>
    </w:p>
    <w:p w14:paraId="7E6C2E0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 = tf(num, den);</w:t>
      </w:r>
    </w:p>
    <w:p w14:paraId="172DB95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PLOTTING THE ROOT LOCUS</w:t>
      </w:r>
    </w:p>
    <w:p w14:paraId="502C753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fig1 = figure(1);</w:t>
      </w:r>
    </w:p>
    <w:p w14:paraId="54993EF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rlocus(L)</w:t>
      </w:r>
    </w:p>
    <w:p w14:paraId="1611FD0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sgrid</w:t>
      </w:r>
    </w:p>
    <w:p w14:paraId="4B24A0DA" w14:textId="77777777" w:rsidR="005868DE" w:rsidRPr="005868DE" w:rsidRDefault="005868DE" w:rsidP="005868DE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0FAB057" w14:textId="573BA495" w:rsidR="005868DE" w:rsidRDefault="005868DE" w:rsidP="0000175C">
      <w:pPr>
        <w:rPr>
          <w:rFonts w:ascii="inherit" w:hAnsi="inherit"/>
          <w:sz w:val="32"/>
          <w:szCs w:val="32"/>
        </w:rPr>
      </w:pPr>
    </w:p>
    <w:p w14:paraId="3A99F58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[angs, sigma] = RL_asymptote_posFeedback(zrs, poles)</w:t>
      </w:r>
    </w:p>
    <w:p w14:paraId="3F6C47C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length(poles);</w:t>
      </w:r>
    </w:p>
    <w:p w14:paraId="3809AB8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 = length(zrs);</w:t>
      </w:r>
    </w:p>
    <w:p w14:paraId="6607246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angs = zeros([1,n-m]);</w:t>
      </w:r>
    </w:p>
    <w:p w14:paraId="3B0C57A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0:(n-m)-1</w:t>
      </w:r>
    </w:p>
    <w:p w14:paraId="638AE85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angs(i+1) = (360*i)/(n - m);</w:t>
      </w:r>
    </w:p>
    <w:p w14:paraId="630079E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4511EA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sigma = -(sum(poles) - sum(zrs))/(n - m);</w:t>
      </w:r>
    </w:p>
    <w:p w14:paraId="5712E6E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312920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25DCB8" w14:textId="4A4F5DBA" w:rsidR="005868DE" w:rsidRDefault="005868DE" w:rsidP="0000175C">
      <w:pPr>
        <w:rPr>
          <w:rFonts w:ascii="inherit" w:hAnsi="inherit"/>
          <w:sz w:val="32"/>
          <w:szCs w:val="32"/>
        </w:rPr>
      </w:pPr>
    </w:p>
    <w:p w14:paraId="5B0CF9DA" w14:textId="77777777" w:rsid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14:paraId="7483F418" w14:textId="5520814B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[angs, sigma] = RL_asymptote(zrs, poles)</w:t>
      </w:r>
    </w:p>
    <w:p w14:paraId="05383AA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length(poles);</w:t>
      </w:r>
    </w:p>
    <w:p w14:paraId="592FBF5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 = length(zrs);</w:t>
      </w:r>
    </w:p>
    <w:p w14:paraId="17CD155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angs = zeros([1,n-m]);</w:t>
      </w:r>
    </w:p>
    <w:p w14:paraId="31B7D00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0:(n-m)-1</w:t>
      </w:r>
    </w:p>
    <w:p w14:paraId="73B4128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angs(i+1) = (180 + 360*i)/(n - m);</w:t>
      </w:r>
    </w:p>
    <w:p w14:paraId="5E36ABA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26479A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sigma = (sum(poles) - sum(zrs))/(n - m);</w:t>
      </w:r>
    </w:p>
    <w:p w14:paraId="73148A49" w14:textId="760A0070" w:rsidR="005868DE" w:rsidRPr="005868DE" w:rsidRDefault="005868DE" w:rsidP="005868DE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E7B061D" w14:textId="77777777" w:rsidR="005868DE" w:rsidRDefault="005868DE" w:rsidP="0000175C">
      <w:pPr>
        <w:rPr>
          <w:rFonts w:ascii="inherit" w:hAnsi="inherit"/>
          <w:sz w:val="32"/>
          <w:szCs w:val="32"/>
        </w:rPr>
      </w:pPr>
    </w:p>
    <w:p w14:paraId="1B97FC7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[K, W] = intersection_IM_axis(num, den)</w:t>
      </w:r>
    </w:p>
    <w:p w14:paraId="30BD5C3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syms 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 xml:space="preserve">k w </w:t>
      </w:r>
    </w:p>
    <w:p w14:paraId="6B867A0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length(den);</w:t>
      </w:r>
    </w:p>
    <w:p w14:paraId="21050BA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 = length(num);</w:t>
      </w:r>
    </w:p>
    <w:p w14:paraId="599DECA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f1 = 0; f2 = 0; p1 = 0; p2 = 0;</w:t>
      </w:r>
    </w:p>
    <w:p w14:paraId="1A8C7F5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AFECB3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RHS (denominator)</w:t>
      </w:r>
    </w:p>
    <w:p w14:paraId="3BC6817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when the largest order of s is even    </w:t>
      </w:r>
    </w:p>
    <w:p w14:paraId="4961FB4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rem(n,2) == 1</w:t>
      </w:r>
    </w:p>
    <w:p w14:paraId="4EF1204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powers to the even numbers (real)</w:t>
      </w:r>
    </w:p>
    <w:p w14:paraId="1370A6C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1:2:n</w:t>
      </w:r>
    </w:p>
    <w:p w14:paraId="63B9F4D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rem(n-i,4) == 0</w:t>
      </w:r>
    </w:p>
    <w:p w14:paraId="6FF35EF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den(i)*w^(n-i);</w:t>
      </w:r>
    </w:p>
    <w:p w14:paraId="668FB2D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31CC3B5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den(i)*w^(n-i)*(-1);</w:t>
      </w:r>
    </w:p>
    <w:p w14:paraId="030E628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9E5FB8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6EE5B6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61348F1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2:2:n-1</w:t>
      </w:r>
    </w:p>
    <w:p w14:paraId="3861A8E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rem(n-i,4) == 1</w:t>
      </w:r>
    </w:p>
    <w:p w14:paraId="1598F64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den(i)*w^(n-i);</w:t>
      </w:r>
    </w:p>
    <w:p w14:paraId="282C547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47B110D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den(i)*w^(n-i)*(-1);</w:t>
      </w:r>
    </w:p>
    <w:p w14:paraId="6EDF664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64E7F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9241E4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when the largest order of s is odd</w:t>
      </w:r>
    </w:p>
    <w:p w14:paraId="39AAC6C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rem(n,2) == 0</w:t>
      </w:r>
    </w:p>
    <w:p w14:paraId="6798046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powers to the even numbers (real)</w:t>
      </w:r>
    </w:p>
    <w:p w14:paraId="4DEE9E6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2:2:n</w:t>
      </w:r>
    </w:p>
    <w:p w14:paraId="56403A0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rem(n-i,4) == 0</w:t>
      </w:r>
    </w:p>
    <w:p w14:paraId="78FED92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den(i)*w^(n-i);</w:t>
      </w:r>
    </w:p>
    <w:p w14:paraId="63DCEF3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DD16F7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den(i)*w^(n-i)*(-1);</w:t>
      </w:r>
    </w:p>
    <w:p w14:paraId="56AEE0D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DF41DB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92533F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5346C0C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1:2:n-1</w:t>
      </w:r>
    </w:p>
    <w:p w14:paraId="5C5E616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rem(n-i,4) == 1</w:t>
      </w:r>
    </w:p>
    <w:p w14:paraId="2BCC188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    f2 = f2 + den(i)*w^(n-i);</w:t>
      </w:r>
    </w:p>
    <w:p w14:paraId="4FD5673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48E51B4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den(i)*w^(n-i)*(-1);</w:t>
      </w:r>
    </w:p>
    <w:p w14:paraId="1853F6B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82BA8D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DF9E17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64BF23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A9718C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LHS</w:t>
      </w:r>
    </w:p>
    <w:p w14:paraId="219EF92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when the largest order of s is even</w:t>
      </w:r>
    </w:p>
    <w:p w14:paraId="6AC99CC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rem(m,2) == 1</w:t>
      </w:r>
    </w:p>
    <w:p w14:paraId="5390FE1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powers to the even numbers (real)            </w:t>
      </w:r>
    </w:p>
    <w:p w14:paraId="7C70E3B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1:2:m</w:t>
      </w:r>
    </w:p>
    <w:p w14:paraId="11DCCD2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rem(m-i,4) == 0</w:t>
      </w:r>
    </w:p>
    <w:p w14:paraId="5EB6495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p1 = p1 + num(i)*w^(m-i);</w:t>
      </w:r>
    </w:p>
    <w:p w14:paraId="1227C2E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A6DECC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p1 = p1 + num(i)*w^(m-i)*(-1);</w:t>
      </w:r>
    </w:p>
    <w:p w14:paraId="0620FFE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B0645E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AB50BA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0E8D0A3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2:2:m-1</w:t>
      </w:r>
    </w:p>
    <w:p w14:paraId="53CDC64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rem(m-i,4) == 1</w:t>
      </w:r>
    </w:p>
    <w:p w14:paraId="183BA97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p2 = p2 + num(i)*w^(m-i);</w:t>
      </w:r>
    </w:p>
    <w:p w14:paraId="43E2269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5EFEE5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p2 = p2 + num(i)*w^(m-i)*(-1);</w:t>
      </w:r>
    </w:p>
    <w:p w14:paraId="7098286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85296E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373676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when the largest order of s is odd</w:t>
      </w:r>
    </w:p>
    <w:p w14:paraId="6D525AD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rem(m,2) == 0</w:t>
      </w:r>
    </w:p>
    <w:p w14:paraId="0B74D3F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powers to the even numbers (real)            </w:t>
      </w:r>
    </w:p>
    <w:p w14:paraId="1BF3573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2:2:m</w:t>
      </w:r>
    </w:p>
    <w:p w14:paraId="61656ED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rem(m-i,4) == 0</w:t>
      </w:r>
    </w:p>
    <w:p w14:paraId="0B5AC94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p1 = p1 + num(i)*w^(m-i);</w:t>
      </w:r>
    </w:p>
    <w:p w14:paraId="34E7D2E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3C93A1C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p1 = p1 + num(i)*w^(m-i)*(-1);</w:t>
      </w:r>
    </w:p>
    <w:p w14:paraId="06B2BE7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241AD4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CA152A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53ECFD6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1:2:m-1</w:t>
      </w:r>
    </w:p>
    <w:p w14:paraId="45C13FF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rem(m-i,4) == 1</w:t>
      </w:r>
    </w:p>
    <w:p w14:paraId="21BEC1E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p2 = p2 + num(i)*w^(m-i);</w:t>
      </w:r>
    </w:p>
    <w:p w14:paraId="2E210A4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4494972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p2 = p2 + num(i)*w^(m-i)*(-1);</w:t>
      </w:r>
    </w:p>
    <w:p w14:paraId="13772D4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E0FBCA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CC61D2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75A298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8F711C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Solving the system equations </w:t>
      </w:r>
    </w:p>
    <w:p w14:paraId="1970F58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Re = k*p1 == -f1</w:t>
      </w:r>
    </w:p>
    <w:p w14:paraId="1D8707E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Im = k*p2 == -f2</w:t>
      </w:r>
    </w:p>
    <w:p w14:paraId="604782B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 = vpasolve([Re Im], [k w]);</w:t>
      </w:r>
    </w:p>
    <w:p w14:paraId="326F414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K = double(a.k);</w:t>
      </w:r>
    </w:p>
    <w:p w14:paraId="71276E7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W = double(a.w);</w:t>
      </w:r>
    </w:p>
    <w:p w14:paraId="10C4F3B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EC68753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3BF526" w14:textId="77777777" w:rsidR="005868DE" w:rsidRDefault="005868DE">
      <w:pPr>
        <w:rPr>
          <w:rFonts w:ascii="inherit" w:hAnsi="inherit"/>
          <w:sz w:val="32"/>
          <w:szCs w:val="32"/>
        </w:rPr>
      </w:pPr>
    </w:p>
    <w:p w14:paraId="32B3FBD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[table_P, table_Z] = departure_arrival_angle_calc_posFeedback(zrs, poles)</w:t>
      </w:r>
    </w:p>
    <w:p w14:paraId="3DD0901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053586C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NAME:    ROOTLOCUS_STEPBYSTEP</w:t>
      </w:r>
    </w:p>
    <w:p w14:paraId="718106E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AUTHOR:  TOMOKI KOIKE</w:t>
      </w:r>
    </w:p>
    <w:p w14:paraId="7DF331C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INPUTS:  (1) zrs:   THE ZEROS OF THE TRANSFER FUNCTION</w:t>
      </w:r>
    </w:p>
    <w:p w14:paraId="75CA436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poles: THE POLES OF THE TRANSFER FUNCTION</w:t>
      </w:r>
    </w:p>
    <w:p w14:paraId="6B8A01E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OUTPUTS: (1) theta: THE DEPARTURE ANGLES AND ARRIVAL ANGLES FOR THE</w:t>
      </w:r>
    </w:p>
    <w:p w14:paraId="2878734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TRANSFER FUNCTION</w:t>
      </w:r>
    </w:p>
    <w:p w14:paraId="2FEC569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DESCRIPTION: CALCULATES ALL THE DEPARTURE ANGLES AND ARRIVALS ANGLES</w:t>
      </w:r>
    </w:p>
    <w:p w14:paraId="18C1F3B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FOR THE PROVIDED ZEROS AND POLES OF A TRANSFER FUNCTION FOR POSITIVE</w:t>
      </w:r>
    </w:p>
    <w:p w14:paraId="63AF4A5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FEEDBACK LOOP</w:t>
      </w:r>
    </w:p>
    <w:p w14:paraId="56C3881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26484201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18F8E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PREALLOCATE ARRAY THETA TO STORE ALL ANGLES FOR THE POLES </w:t>
      </w:r>
    </w:p>
    <w:p w14:paraId="021290C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theta_P = zeros([1,(length(poles))]);</w:t>
      </w:r>
    </w:p>
    <w:p w14:paraId="1D485B9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BED6B2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 FOR A FICTICIOUS POINT CLOSE TO EACH POLE</w:t>
      </w:r>
    </w:p>
    <w:p w14:paraId="5E3548E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 = 1:length(poles)</w:t>
      </w:r>
    </w:p>
    <w:p w14:paraId="3D39CE1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obj = poles(n);</w:t>
      </w:r>
    </w:p>
    <w:p w14:paraId="6DA4D10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ANGLES FROM THE ZERO POINT TO A THE CURRENT POINT</w:t>
      </w:r>
    </w:p>
    <w:p w14:paraId="66F2DC1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not(isempty(zrs))</w:t>
      </w:r>
    </w:p>
    <w:p w14:paraId="0DF3532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1:length(zrs)</w:t>
      </w:r>
    </w:p>
    <w:p w14:paraId="4AC8BF8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theta_P(n) = theta_P(n) + angle(obj - zrs(i));</w:t>
      </w:r>
    </w:p>
    <w:p w14:paraId="1267794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6A4623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58FED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ANGLE FROM ANOTHER POLE TO THE CURRENT POLE </w:t>
      </w:r>
    </w:p>
    <w:p w14:paraId="7035920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1:length(poles)</w:t>
      </w:r>
    </w:p>
    <w:p w14:paraId="522F6C5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theta_P(n) = theta_P(n) - angle(obj - poles(i));</w:t>
      </w:r>
    </w:p>
    <w:p w14:paraId="005CD53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46CB05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THE ANGLE BECOMES</w:t>
      </w:r>
    </w:p>
    <w:p w14:paraId="58B5E22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theta_P(n) = theta_P(n) + deg2rad(0);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[rad]</w:t>
      </w:r>
    </w:p>
    <w:p w14:paraId="54B1031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5D12B2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4724DA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CREATING TABLE</w:t>
      </w:r>
    </w:p>
    <w:p w14:paraId="101A575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rad_P = reshape(theta_P,[length(theta_P),1]);</w:t>
      </w:r>
    </w:p>
    <w:p w14:paraId="5D9468C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deg_P = rad2deg(rad_P);</w:t>
      </w:r>
    </w:p>
    <w:p w14:paraId="2183CC5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table_P = table(reshape(poles,[length(poles),1]),rad_P,deg_P);</w:t>
      </w:r>
    </w:p>
    <w:p w14:paraId="58440F9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table_P.Properties.VariableNames = {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'POLES'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'RADIUS'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'DEGREES'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616B46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0129A4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4B5294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not(isempty(zrs))</w:t>
      </w:r>
    </w:p>
    <w:p w14:paraId="04FD44F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PREALLOCATE ARRAY THETA TO STORE ALL ANGLES FOR THE POLES </w:t>
      </w:r>
    </w:p>
    <w:p w14:paraId="034B65B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theta_Z = zeros([1,(length(zrs))]);</w:t>
      </w:r>
    </w:p>
    <w:p w14:paraId="7E8ACB5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 FOR A FICTICIOUS POINT CLOSE TO EACH ZERO</w:t>
      </w:r>
    </w:p>
    <w:p w14:paraId="2DA8A87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 = 1:length(zeros)</w:t>
      </w:r>
    </w:p>
    <w:p w14:paraId="3A53F3E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obj = zrs(n);</w:t>
      </w:r>
    </w:p>
    <w:p w14:paraId="41C1163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ANGLES FROM THE ZERO POINT TO A THE CURRENT POINT</w:t>
      </w:r>
    </w:p>
    <w:p w14:paraId="277D733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not(isempty(zrs))</w:t>
      </w:r>
    </w:p>
    <w:p w14:paraId="12BA439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1:length(zrs)</w:t>
      </w:r>
    </w:p>
    <w:p w14:paraId="0EC0220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theta_Z(n) = theta_Z(n) + angle(obj - zrs(i));</w:t>
      </w:r>
    </w:p>
    <w:p w14:paraId="7BE5E0B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CEA066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9053D8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ANGLE FROM A POLE TO THE CURRENT ZERO POINT </w:t>
      </w:r>
    </w:p>
    <w:p w14:paraId="5915DA7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1:length(poles)</w:t>
      </w:r>
    </w:p>
    <w:p w14:paraId="366A646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theta_Z(n) = theta_Z(n) - angle(obj - poles(i));</w:t>
      </w:r>
    </w:p>
    <w:p w14:paraId="2A9A186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4A743F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THE ANGLE BECOMES</w:t>
      </w:r>
    </w:p>
    <w:p w14:paraId="4FE65F8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theta_Z(n) = -deg2rad(0) - theta_Z(n);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[rad]</w:t>
      </w:r>
    </w:p>
    <w:p w14:paraId="53EC666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F20A65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14:paraId="129AA1F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CREATING TABLE</w:t>
      </w:r>
    </w:p>
    <w:p w14:paraId="514531D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rad_Z = reshape(theta_Z,[length(theta_Z),1]);</w:t>
      </w:r>
    </w:p>
    <w:p w14:paraId="6695D12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deg_Z = rad2deg(rad_Z);</w:t>
      </w:r>
    </w:p>
    <w:p w14:paraId="1C85D36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table_Z = table(reshape(zrs,[length(zrs),1]),rad_Z,deg_Z);</w:t>
      </w:r>
    </w:p>
    <w:p w14:paraId="550B270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table_Z.Properties.VariableNames = {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'ZEROS'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'ANGLES'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'DEGREES'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27E4010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107E45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table_Z = [];</w:t>
      </w:r>
    </w:p>
    <w:p w14:paraId="56D0FC4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A6A519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BC99B26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51D39B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C527B3" w14:textId="77777777" w:rsidR="005868DE" w:rsidRDefault="005868DE">
      <w:pPr>
        <w:rPr>
          <w:rFonts w:ascii="inherit" w:hAnsi="inherit"/>
          <w:sz w:val="32"/>
          <w:szCs w:val="32"/>
        </w:rPr>
      </w:pPr>
    </w:p>
    <w:p w14:paraId="12311DDF" w14:textId="77777777" w:rsidR="005868DE" w:rsidRDefault="005868DE">
      <w:pPr>
        <w:rPr>
          <w:rFonts w:ascii="inherit" w:hAnsi="inherit"/>
          <w:sz w:val="32"/>
          <w:szCs w:val="32"/>
        </w:rPr>
      </w:pPr>
    </w:p>
    <w:p w14:paraId="378EA80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[table_P, table_Z] = departure_arrival_angle_calc(zrs, poles)</w:t>
      </w:r>
    </w:p>
    <w:p w14:paraId="76D09B0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3BD9871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NAME:    ROOTLOCUS_STEPBYSTEP</w:t>
      </w:r>
    </w:p>
    <w:p w14:paraId="23201B8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AUTHOR:  TOMOKI KOIKE</w:t>
      </w:r>
    </w:p>
    <w:p w14:paraId="21CDD1C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INPUTS:  (1) zrs:   THE ZEROS OF THE TRANSFER FUNCTION</w:t>
      </w:r>
    </w:p>
    <w:p w14:paraId="6FF5AC2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poles: THE POLES OF THE TRANSFER FUNCTION</w:t>
      </w:r>
    </w:p>
    <w:p w14:paraId="3EDA9E2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OUTPUTS: (1) theta: THE DEPARTURE ANGLES AND ARRIVAL ANGLES FOR THE</w:t>
      </w:r>
    </w:p>
    <w:p w14:paraId="63F2F2C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TRANSFER FUNCTION</w:t>
      </w:r>
    </w:p>
    <w:p w14:paraId="7A595CC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DESCRIPTION: CALCULATES ALL THE DEPARTURE ANGLES AND ARRIVALS ANGLES</w:t>
      </w:r>
    </w:p>
    <w:p w14:paraId="5148B12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FOR THE PROVIDED ZEROS AND POLES OF A TRANSFER FUNCTION FOR NEGATIVE</w:t>
      </w:r>
    </w:p>
    <w:p w14:paraId="6CC213C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FEEDBACK LOOP</w:t>
      </w:r>
    </w:p>
    <w:p w14:paraId="6C7E23A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3E2B378E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FF13B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PREALLOCATE ARRAY THETA TO STORE ALL ANGLES FOR THE POLES </w:t>
      </w:r>
    </w:p>
    <w:p w14:paraId="46A4E24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theta_P = zeros([1,(length(poles))]);</w:t>
      </w:r>
    </w:p>
    <w:p w14:paraId="3E895C2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6A09A3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 FOR A FICTICIOUS POINT CLOSE TO EACH POLE</w:t>
      </w:r>
    </w:p>
    <w:p w14:paraId="4A48C7E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 = 1:length(poles)</w:t>
      </w:r>
    </w:p>
    <w:p w14:paraId="652900C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obj = poles(n);</w:t>
      </w:r>
    </w:p>
    <w:p w14:paraId="710F4CF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ANGLES FROM THE ZERO POINT TO A THE CURRENT POINT</w:t>
      </w:r>
    </w:p>
    <w:p w14:paraId="7308CA4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not(isempty(zrs))</w:t>
      </w:r>
    </w:p>
    <w:p w14:paraId="33447C6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1:length(zrs)</w:t>
      </w:r>
    </w:p>
    <w:p w14:paraId="656646D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theta_P(n) = theta_P(n) + angle(obj - zrs(i));</w:t>
      </w:r>
    </w:p>
    <w:p w14:paraId="1FB7F5B4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F59C73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23B839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ANGLE FROM ANOTHER POLE TO THE CURRENT POLE </w:t>
      </w:r>
    </w:p>
    <w:p w14:paraId="2034C53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1:length(poles)</w:t>
      </w:r>
    </w:p>
    <w:p w14:paraId="237EF57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theta_P(n) = theta_P(n) - angle(obj - poles(i));</w:t>
      </w:r>
    </w:p>
    <w:p w14:paraId="589BEDA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0F949E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THE ANGLE BECOMES</w:t>
      </w:r>
    </w:p>
    <w:p w14:paraId="26951722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theta_P(n) = theta_P(n) + deg2rad(180);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[rad]</w:t>
      </w:r>
    </w:p>
    <w:p w14:paraId="40A542B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EFCB49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FA86CA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CREATING TABLE</w:t>
      </w:r>
    </w:p>
    <w:p w14:paraId="5B5D292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rad_P = reshape(theta_P,[length(theta_P),1]);</w:t>
      </w:r>
    </w:p>
    <w:p w14:paraId="2001430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deg_P = rad2deg(rad_P);</w:t>
      </w:r>
    </w:p>
    <w:p w14:paraId="6B75D07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table_P = table(reshape(poles,[length(poles),1]),rad_P,deg_P);</w:t>
      </w:r>
    </w:p>
    <w:p w14:paraId="21CB4C6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table_P.Properties.VariableNames = {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'POLES'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'RADIUS'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'DEGREES'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0F3F104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15FDC6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597B4E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not(isempty(zrs))</w:t>
      </w:r>
    </w:p>
    <w:p w14:paraId="38051A4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PREALLOCATE ARRAY THETA TO STORE ALL ANGLES FOR THE POLES </w:t>
      </w:r>
    </w:p>
    <w:p w14:paraId="36CDF8D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theta_Z = zeros([1,(length(zrs))]);</w:t>
      </w:r>
    </w:p>
    <w:p w14:paraId="16D07B9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 FOR A FICTICIOUS POINT CLOSE TO EACH ZERO</w:t>
      </w:r>
    </w:p>
    <w:p w14:paraId="57232D9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 = 1:length(zeros)</w:t>
      </w:r>
    </w:p>
    <w:p w14:paraId="7B9A02B3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obj = zrs(n);</w:t>
      </w:r>
    </w:p>
    <w:p w14:paraId="5E669A5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ANGLES FROM THE ZERO POINT TO A THE CURRENT POINT</w:t>
      </w:r>
    </w:p>
    <w:p w14:paraId="213BEBA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not(isempty(zrs))</w:t>
      </w:r>
    </w:p>
    <w:p w14:paraId="12CB21C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1:length(zrs)</w:t>
      </w:r>
    </w:p>
    <w:p w14:paraId="15DCBD0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theta_Z(n) = theta_Z(n) + angle(obj - zrs(i));</w:t>
      </w:r>
    </w:p>
    <w:p w14:paraId="504C32D8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64773FE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E39A3D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ANGLE FROM A POLE TO THE CURRENT ZERO POINT </w:t>
      </w:r>
    </w:p>
    <w:p w14:paraId="144FAE1A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i = 1:length(poles)</w:t>
      </w:r>
    </w:p>
    <w:p w14:paraId="4FD6CEFF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theta_Z(n) = theta_Z(n) - angle(obj - poles(i));</w:t>
      </w:r>
    </w:p>
    <w:p w14:paraId="7ECFE54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89BAA1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THE ANGLE BECOMES</w:t>
      </w:r>
    </w:p>
    <w:p w14:paraId="56D7F690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theta_Z(n) = -deg2rad(180) - theta_Z(n);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[rad]</w:t>
      </w:r>
    </w:p>
    <w:p w14:paraId="361AC87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C89EC2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14:paraId="12365DD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868DE">
        <w:rPr>
          <w:rFonts w:ascii="Consolas" w:eastAsia="Times New Roman" w:hAnsi="Consolas" w:cs="Times New Roman"/>
          <w:color w:val="228B22"/>
          <w:sz w:val="21"/>
          <w:szCs w:val="21"/>
        </w:rPr>
        <w:t>% CREATING TABLE</w:t>
      </w:r>
    </w:p>
    <w:p w14:paraId="4ABB566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rad_Z = reshape(theta_Z,[length(theta_Z),1]);</w:t>
      </w:r>
    </w:p>
    <w:p w14:paraId="0FEF7276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deg_Z = rad2deg(rad_Z);</w:t>
      </w:r>
    </w:p>
    <w:p w14:paraId="7006CAB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table_Z = table(reshape(zrs,[length(zrs),1]),rad_Z,deg_Z);</w:t>
      </w:r>
    </w:p>
    <w:p w14:paraId="4F9AE07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table_Z.Properties.VariableNames = {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'ZEROS'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'ANGLES'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868DE">
        <w:rPr>
          <w:rFonts w:ascii="Consolas" w:eastAsia="Times New Roman" w:hAnsi="Consolas" w:cs="Times New Roman"/>
          <w:color w:val="A020F0"/>
          <w:sz w:val="21"/>
          <w:szCs w:val="21"/>
        </w:rPr>
        <w:t>'DEGREES'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03A2DC61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9ED14DC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table_Z = [];</w:t>
      </w:r>
    </w:p>
    <w:p w14:paraId="3746086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4BE0289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873F971" w14:textId="77777777" w:rsidR="005868DE" w:rsidRPr="005868DE" w:rsidRDefault="005868DE" w:rsidP="005868DE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57C837" w14:textId="77777777" w:rsidR="005868DE" w:rsidRDefault="005868DE">
      <w:pPr>
        <w:rPr>
          <w:rFonts w:ascii="inherit" w:hAnsi="inherit"/>
          <w:sz w:val="32"/>
          <w:szCs w:val="32"/>
        </w:rPr>
      </w:pPr>
    </w:p>
    <w:p w14:paraId="7FD005D5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>rts = break_in_away_pt(num,den)</w:t>
      </w:r>
    </w:p>
    <w:p w14:paraId="6A7CCAF7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[q, d] = polyder(-den,num)</w:t>
      </w:r>
    </w:p>
    <w:p w14:paraId="5083590B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rts = roots(q);</w:t>
      </w:r>
    </w:p>
    <w:p w14:paraId="59FBE9BD" w14:textId="77777777" w:rsidR="005868DE" w:rsidRPr="005868DE" w:rsidRDefault="005868DE" w:rsidP="005868DE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rts = rts(rts==real(rts));</w:t>
      </w:r>
    </w:p>
    <w:p w14:paraId="3042E355" w14:textId="77777777" w:rsidR="005868DE" w:rsidRPr="005868DE" w:rsidRDefault="005868DE" w:rsidP="005868DE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68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2ECFC5A" w14:textId="77777777" w:rsidR="005868DE" w:rsidRDefault="005868DE">
      <w:pPr>
        <w:rPr>
          <w:rFonts w:ascii="inherit" w:hAnsi="inherit"/>
          <w:sz w:val="32"/>
          <w:szCs w:val="32"/>
        </w:rPr>
      </w:pPr>
    </w:p>
    <w:p w14:paraId="1F29CB89" w14:textId="77777777" w:rsidR="0000175C" w:rsidRPr="0000175C" w:rsidRDefault="0000175C" w:rsidP="005868DE">
      <w:pPr>
        <w:rPr>
          <w:rFonts w:ascii="inherit" w:hAnsi="inherit"/>
          <w:sz w:val="32"/>
          <w:szCs w:val="32"/>
        </w:rPr>
      </w:pPr>
    </w:p>
    <w:p w14:paraId="3709F55A" w14:textId="77777777" w:rsidR="0000175C" w:rsidRPr="0000175C" w:rsidRDefault="0000175C" w:rsidP="0000175C">
      <w:pPr>
        <w:jc w:val="center"/>
        <w:rPr>
          <w:rFonts w:ascii="inherit" w:hAnsi="inherit"/>
          <w:sz w:val="32"/>
          <w:szCs w:val="32"/>
        </w:rPr>
      </w:pPr>
    </w:p>
    <w:sectPr w:rsidR="0000175C" w:rsidRPr="0000175C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AE2EF" w14:textId="77777777" w:rsidR="00863B87" w:rsidRDefault="00863B87" w:rsidP="009A02B2">
      <w:pPr>
        <w:spacing w:after="0" w:line="240" w:lineRule="auto"/>
      </w:pPr>
      <w:r>
        <w:separator/>
      </w:r>
    </w:p>
  </w:endnote>
  <w:endnote w:type="continuationSeparator" w:id="0">
    <w:p w14:paraId="31A62D79" w14:textId="77777777" w:rsidR="00863B87" w:rsidRDefault="00863B87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62863227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D33D6D">
          <w:rPr>
            <w:rFonts w:ascii="Bookman Old Style" w:hAnsi="Bookman Old Style" w:cstheme="majorHAnsi"/>
            <w:sz w:val="24"/>
            <w:szCs w:val="24"/>
          </w:rPr>
          <w:t>AAE 364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63E35" w14:textId="77777777" w:rsidR="00863B87" w:rsidRDefault="00863B87" w:rsidP="009A02B2">
      <w:pPr>
        <w:spacing w:after="0" w:line="240" w:lineRule="auto"/>
      </w:pPr>
      <w:r>
        <w:separator/>
      </w:r>
    </w:p>
  </w:footnote>
  <w:footnote w:type="continuationSeparator" w:id="0">
    <w:p w14:paraId="6D2CE1CA" w14:textId="77777777" w:rsidR="00863B87" w:rsidRDefault="00863B87" w:rsidP="009A02B2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小池 智己">
    <w15:presenceInfo w15:providerId="Windows Live" w15:userId="bd6265594aeb4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175C"/>
    <w:rsid w:val="0012716A"/>
    <w:rsid w:val="001B1A0C"/>
    <w:rsid w:val="001E13FA"/>
    <w:rsid w:val="001F5AC2"/>
    <w:rsid w:val="0023375E"/>
    <w:rsid w:val="00262D49"/>
    <w:rsid w:val="00270E50"/>
    <w:rsid w:val="0032774E"/>
    <w:rsid w:val="00481280"/>
    <w:rsid w:val="004E1663"/>
    <w:rsid w:val="005868DE"/>
    <w:rsid w:val="006F03A3"/>
    <w:rsid w:val="007701F8"/>
    <w:rsid w:val="007A75B8"/>
    <w:rsid w:val="007F419A"/>
    <w:rsid w:val="008253B4"/>
    <w:rsid w:val="00861F78"/>
    <w:rsid w:val="00863B87"/>
    <w:rsid w:val="00887DE3"/>
    <w:rsid w:val="00892773"/>
    <w:rsid w:val="008D611F"/>
    <w:rsid w:val="00923BEC"/>
    <w:rsid w:val="00950DD6"/>
    <w:rsid w:val="00962885"/>
    <w:rsid w:val="009A02B2"/>
    <w:rsid w:val="00A43BD3"/>
    <w:rsid w:val="00A5001F"/>
    <w:rsid w:val="00A7118B"/>
    <w:rsid w:val="00AA6DC3"/>
    <w:rsid w:val="00C05E50"/>
    <w:rsid w:val="00C163E8"/>
    <w:rsid w:val="00C41713"/>
    <w:rsid w:val="00CF7860"/>
    <w:rsid w:val="00D33D6D"/>
    <w:rsid w:val="00D80CBF"/>
    <w:rsid w:val="00DE1C62"/>
    <w:rsid w:val="00E67266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c6d2fcc141">
    <w:name w:val="sc6d2fcc141"/>
    <w:basedOn w:val="DefaultParagraphFont"/>
    <w:rsid w:val="005868DE"/>
    <w:rPr>
      <w:color w:val="0000FF"/>
    </w:rPr>
  </w:style>
  <w:style w:type="character" w:customStyle="1" w:styleId="sc6d2fcc10">
    <w:name w:val="sc6d2fcc10"/>
    <w:basedOn w:val="DefaultParagraphFont"/>
    <w:rsid w:val="005868DE"/>
  </w:style>
  <w:style w:type="character" w:customStyle="1" w:styleId="sc6d2fcc151">
    <w:name w:val="sc6d2fcc151"/>
    <w:basedOn w:val="DefaultParagraphFont"/>
    <w:rsid w:val="005868DE"/>
    <w:rPr>
      <w:color w:val="228B22"/>
    </w:rPr>
  </w:style>
  <w:style w:type="character" w:customStyle="1" w:styleId="s3d66a15941">
    <w:name w:val="s3d66a15941"/>
    <w:basedOn w:val="DefaultParagraphFont"/>
    <w:rsid w:val="005868DE"/>
    <w:rPr>
      <w:color w:val="0000FF"/>
    </w:rPr>
  </w:style>
  <w:style w:type="character" w:customStyle="1" w:styleId="s3d66a1590">
    <w:name w:val="s3d66a1590"/>
    <w:basedOn w:val="DefaultParagraphFont"/>
    <w:rsid w:val="005868DE"/>
  </w:style>
  <w:style w:type="character" w:customStyle="1" w:styleId="s3d66a15951">
    <w:name w:val="s3d66a15951"/>
    <w:basedOn w:val="DefaultParagraphFont"/>
    <w:rsid w:val="005868DE"/>
    <w:rPr>
      <w:color w:val="228B22"/>
    </w:rPr>
  </w:style>
  <w:style w:type="character" w:customStyle="1" w:styleId="s596eb02d41">
    <w:name w:val="s596eb02d41"/>
    <w:basedOn w:val="DefaultParagraphFont"/>
    <w:rsid w:val="005868DE"/>
    <w:rPr>
      <w:color w:val="0000FF"/>
    </w:rPr>
  </w:style>
  <w:style w:type="character" w:customStyle="1" w:styleId="s596eb02d0">
    <w:name w:val="s596eb02d0"/>
    <w:basedOn w:val="DefaultParagraphFont"/>
    <w:rsid w:val="005868DE"/>
  </w:style>
  <w:style w:type="character" w:customStyle="1" w:styleId="sd15fddb541">
    <w:name w:val="sd15fddb541"/>
    <w:basedOn w:val="DefaultParagraphFont"/>
    <w:rsid w:val="005868DE"/>
    <w:rPr>
      <w:color w:val="0000FF"/>
    </w:rPr>
  </w:style>
  <w:style w:type="character" w:customStyle="1" w:styleId="sd15fddb50">
    <w:name w:val="sd15fddb50"/>
    <w:basedOn w:val="DefaultParagraphFont"/>
    <w:rsid w:val="005868DE"/>
  </w:style>
  <w:style w:type="character" w:customStyle="1" w:styleId="scab4fa8c41">
    <w:name w:val="scab4fa8c41"/>
    <w:basedOn w:val="DefaultParagraphFont"/>
    <w:rsid w:val="005868DE"/>
    <w:rPr>
      <w:color w:val="0000FF"/>
    </w:rPr>
  </w:style>
  <w:style w:type="character" w:customStyle="1" w:styleId="scab4fa8c0">
    <w:name w:val="scab4fa8c0"/>
    <w:basedOn w:val="DefaultParagraphFont"/>
    <w:rsid w:val="005868DE"/>
  </w:style>
  <w:style w:type="character" w:customStyle="1" w:styleId="scab4fa8c51">
    <w:name w:val="scab4fa8c51"/>
    <w:basedOn w:val="DefaultParagraphFont"/>
    <w:rsid w:val="005868DE"/>
    <w:rPr>
      <w:color w:val="A020F0"/>
    </w:rPr>
  </w:style>
  <w:style w:type="character" w:customStyle="1" w:styleId="scab4fa8c61">
    <w:name w:val="scab4fa8c61"/>
    <w:basedOn w:val="DefaultParagraphFont"/>
    <w:rsid w:val="005868DE"/>
    <w:rPr>
      <w:color w:val="228B22"/>
    </w:rPr>
  </w:style>
  <w:style w:type="character" w:customStyle="1" w:styleId="sb8350fdb41">
    <w:name w:val="sb8350fdb41"/>
    <w:basedOn w:val="DefaultParagraphFont"/>
    <w:rsid w:val="005868DE"/>
    <w:rPr>
      <w:color w:val="0000FF"/>
    </w:rPr>
  </w:style>
  <w:style w:type="character" w:customStyle="1" w:styleId="sb8350fdb0">
    <w:name w:val="sb8350fdb0"/>
    <w:basedOn w:val="DefaultParagraphFont"/>
    <w:rsid w:val="005868DE"/>
  </w:style>
  <w:style w:type="character" w:customStyle="1" w:styleId="sb8350fdb51">
    <w:name w:val="sb8350fdb51"/>
    <w:basedOn w:val="DefaultParagraphFont"/>
    <w:rsid w:val="005868DE"/>
    <w:rPr>
      <w:color w:val="228B22"/>
    </w:rPr>
  </w:style>
  <w:style w:type="character" w:customStyle="1" w:styleId="sb8350fdb61">
    <w:name w:val="sb8350fdb61"/>
    <w:basedOn w:val="DefaultParagraphFont"/>
    <w:rsid w:val="005868DE"/>
    <w:rPr>
      <w:color w:val="A020F0"/>
    </w:rPr>
  </w:style>
  <w:style w:type="character" w:customStyle="1" w:styleId="s7f27829f41">
    <w:name w:val="s7f27829f41"/>
    <w:basedOn w:val="DefaultParagraphFont"/>
    <w:rsid w:val="005868DE"/>
    <w:rPr>
      <w:color w:val="0000FF"/>
    </w:rPr>
  </w:style>
  <w:style w:type="character" w:customStyle="1" w:styleId="s7f27829f0">
    <w:name w:val="s7f27829f0"/>
    <w:basedOn w:val="DefaultParagraphFont"/>
    <w:rsid w:val="005868DE"/>
  </w:style>
  <w:style w:type="character" w:customStyle="1" w:styleId="s7f27829f51">
    <w:name w:val="s7f27829f51"/>
    <w:basedOn w:val="DefaultParagraphFont"/>
    <w:rsid w:val="005868DE"/>
    <w:rPr>
      <w:color w:val="228B22"/>
    </w:rPr>
  </w:style>
  <w:style w:type="character" w:customStyle="1" w:styleId="s7f27829f61">
    <w:name w:val="s7f27829f61"/>
    <w:basedOn w:val="DefaultParagraphFont"/>
    <w:rsid w:val="005868DE"/>
    <w:rPr>
      <w:color w:val="A020F0"/>
    </w:rPr>
  </w:style>
  <w:style w:type="character" w:customStyle="1" w:styleId="s1d4c91c741">
    <w:name w:val="s1d4c91c741"/>
    <w:basedOn w:val="DefaultParagraphFont"/>
    <w:rsid w:val="005868DE"/>
    <w:rPr>
      <w:color w:val="0000FF"/>
    </w:rPr>
  </w:style>
  <w:style w:type="character" w:customStyle="1" w:styleId="s1d4c91c70">
    <w:name w:val="s1d4c91c70"/>
    <w:basedOn w:val="DefaultParagraphFont"/>
    <w:rsid w:val="00586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1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823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5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088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8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357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3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85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6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09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3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2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59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38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9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3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05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9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06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976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69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4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19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66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50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30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330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38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513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17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051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15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8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29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58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0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95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56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71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5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5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076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76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19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250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8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5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79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87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4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667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79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93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4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1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00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369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1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7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03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433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02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50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38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314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6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48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3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900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011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304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510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48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10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09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6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88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07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744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0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44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40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899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9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836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6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15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41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6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2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4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29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6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50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77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82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5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18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1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22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5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86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43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002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29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521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4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6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4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74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60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8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8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632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386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37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71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46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166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1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68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5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79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654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83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01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18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05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11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20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1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25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82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86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32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06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197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37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6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2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0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71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8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26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6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3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899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06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399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44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9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20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30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21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48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3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95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8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82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67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60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9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48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19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817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5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93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502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06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627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96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3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38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991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87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753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75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7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30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13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9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030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0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952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19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672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69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46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0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31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75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16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1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46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835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37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84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25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02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142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250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47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976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7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12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57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698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42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488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2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74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0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87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0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2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0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1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55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76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69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55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353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1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23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22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99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9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804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1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7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43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05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58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636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5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93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22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6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26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129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9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1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0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823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02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45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7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290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3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25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5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645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16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68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356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13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4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658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37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542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85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53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71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52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3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0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83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174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26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099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40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19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81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178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01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68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15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750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30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4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50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336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0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68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69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5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77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721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9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83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01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787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47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7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713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12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333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897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85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11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0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18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74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452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58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6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0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17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43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38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8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79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6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44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756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2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15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2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251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21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5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85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811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3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550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30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801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3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2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2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323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05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524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02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794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54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392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99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241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2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694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53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753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40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66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28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24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22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10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13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16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6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558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45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18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28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91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72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88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8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10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5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8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1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39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25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741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17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97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14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638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3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537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10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9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37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584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36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15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40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13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1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3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075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941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05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641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67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136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40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90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05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4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2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1336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65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31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61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75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65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1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31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62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6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599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33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7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910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8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92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1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6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02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422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6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59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8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76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806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59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01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63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912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4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9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33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59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2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249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1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162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4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197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29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79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33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796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15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18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36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3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56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270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19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0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032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35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85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2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651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4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643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73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29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80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01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578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93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85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51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64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9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052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13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10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65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4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37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6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10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24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09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752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972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84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89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52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64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18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489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19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8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992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6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47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74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70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55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31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67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68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5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13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336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9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7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26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21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4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29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636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09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16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6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8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05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82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1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2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89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32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5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87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7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023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93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85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4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0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13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45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12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30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58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429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03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9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80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310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95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89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97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0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816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23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07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68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8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06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14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49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08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07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53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99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32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5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9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015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656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2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47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06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99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64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1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43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92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348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42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54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44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89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9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98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89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93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58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749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537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93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81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13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28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16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4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869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0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636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527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69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29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75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8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89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5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06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26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7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3493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8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88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3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61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22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19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4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1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5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6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387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79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37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38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17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82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62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89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24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90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377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72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65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29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3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82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399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5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464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0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653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15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66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18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234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4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2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37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77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2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86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1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99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0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7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02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1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98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92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05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9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050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45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01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1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961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30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42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280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8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51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053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48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21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04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46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83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442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3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661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000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64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2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93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751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4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17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37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51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9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49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8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37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32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370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32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146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1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583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2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21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9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1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553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12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2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334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10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4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85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05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7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75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8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54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0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641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76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16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61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21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8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07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66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07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79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21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99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4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33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711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8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11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0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39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59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4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47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765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0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41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2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7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262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44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46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05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10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70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937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87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473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1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49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5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91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8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46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174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9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9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77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381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41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172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49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7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91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96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70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06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25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172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03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08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06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09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63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05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4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337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98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017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60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344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4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5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6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526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74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204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4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21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70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433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08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18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91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103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2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772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73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88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45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66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78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18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30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12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11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92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8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96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07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69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00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65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39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4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5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071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7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472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13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36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44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00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22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56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95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387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52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89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52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26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75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104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00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702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52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848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1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03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0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88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861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16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5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74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10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12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961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86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94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6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12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59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35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87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1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910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9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70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64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02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57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23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69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11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30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84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80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3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42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862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5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51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88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34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48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32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4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27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610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9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51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04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729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6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53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1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5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59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59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1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304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23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3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53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44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81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9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6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40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332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15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731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650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20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03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66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39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1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01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14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458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36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92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32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534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02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400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50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602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14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21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41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67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6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90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612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557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50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89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1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85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90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547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54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854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0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030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3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86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65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58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6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71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0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53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8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18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9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0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8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41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0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56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29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27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56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30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23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12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05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17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100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1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671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03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1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7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80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739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21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56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36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2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64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35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55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8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3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67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40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46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90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86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06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393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48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05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36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22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21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43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76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4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98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5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82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8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6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436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69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553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79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775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19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062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91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02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20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37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43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99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19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956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533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72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2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59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85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549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9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50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667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1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65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15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86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3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236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5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326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97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28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25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817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67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355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90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664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04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7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52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24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05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1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21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59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7622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873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73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8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9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17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42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4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47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13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9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9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257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12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46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89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7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92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01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048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2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552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07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767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72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5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66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958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52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0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40369CB4D3D453B9B189D42967FD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20963-F38B-4305-944E-50A8F2081381}"/>
      </w:docPartPr>
      <w:docPartBody>
        <w:p w:rsidR="00C03FA6" w:rsidRDefault="00C03FA6" w:rsidP="00C03FA6">
          <w:pPr>
            <w:pStyle w:val="340369CB4D3D453B9B189D42967FD39B1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9F3F9AF19A774424A279BB7D67160E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41B27-C961-4980-BEC9-289043776AE7}"/>
      </w:docPartPr>
      <w:docPartBody>
        <w:p w:rsidR="00377FF1" w:rsidRDefault="00C03FA6" w:rsidP="00C03FA6">
          <w:pPr>
            <w:pStyle w:val="9F3F9AF19A774424A279BB7D67160EEC"/>
          </w:pPr>
          <w:r w:rsidRPr="000D076F">
            <w:rPr>
              <w:rStyle w:val="PlaceholderText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20156F"/>
    <w:rsid w:val="002A47F3"/>
    <w:rsid w:val="00377FF1"/>
    <w:rsid w:val="00394B6A"/>
    <w:rsid w:val="005C17D9"/>
    <w:rsid w:val="00642E89"/>
    <w:rsid w:val="006C1D58"/>
    <w:rsid w:val="0073748F"/>
    <w:rsid w:val="00A47922"/>
    <w:rsid w:val="00BA4130"/>
    <w:rsid w:val="00C03FA6"/>
    <w:rsid w:val="00C34DFE"/>
    <w:rsid w:val="00CA63A4"/>
    <w:rsid w:val="00CD6E56"/>
    <w:rsid w:val="00D10943"/>
    <w:rsid w:val="00E3517F"/>
    <w:rsid w:val="00EF163C"/>
    <w:rsid w:val="00FC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3FA6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40369CB4D3D453B9B189D42967FD39B">
    <w:name w:val="340369CB4D3D453B9B189D42967FD39B"/>
    <w:rsid w:val="0020156F"/>
  </w:style>
  <w:style w:type="paragraph" w:customStyle="1" w:styleId="340369CB4D3D453B9B189D42967FD39B1">
    <w:name w:val="340369CB4D3D453B9B189D42967FD39B1"/>
    <w:rsid w:val="00C03FA6"/>
  </w:style>
  <w:style w:type="paragraph" w:customStyle="1" w:styleId="9F3F9AF19A774424A279BB7D67160EEC">
    <w:name w:val="9F3F9AF19A774424A279BB7D67160EEC"/>
    <w:rsid w:val="00C03F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0F213-DA29-4A15-A166-79A875606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52</Pages>
  <Words>2489</Words>
  <Characters>14188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7</cp:revision>
  <cp:lastPrinted>2020-03-26T04:59:00Z</cp:lastPrinted>
  <dcterms:created xsi:type="dcterms:W3CDTF">2020-03-26T04:09:00Z</dcterms:created>
  <dcterms:modified xsi:type="dcterms:W3CDTF">2020-03-26T05:07:00Z</dcterms:modified>
</cp:coreProperties>
</file>